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14582670"/>
    <w:bookmarkStart w:id="1" w:name="_Toc314582699"/>
    <w:p w14:paraId="4D69A16A" w14:textId="77777777" w:rsidR="00187B7E" w:rsidRDefault="002D02AD" w:rsidP="00187B7E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947DAE" wp14:editId="7CA62DE3">
                <wp:simplePos x="0" y="0"/>
                <wp:positionH relativeFrom="column">
                  <wp:posOffset>1439545</wp:posOffset>
                </wp:positionH>
                <wp:positionV relativeFrom="paragraph">
                  <wp:posOffset>-589280</wp:posOffset>
                </wp:positionV>
                <wp:extent cx="4764405" cy="1151890"/>
                <wp:effectExtent l="0" t="0" r="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4405" cy="1151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8EAB2" w14:textId="77777777" w:rsidR="000027B4" w:rsidRDefault="000027B4" w:rsidP="00187B7E">
                            <w:pPr>
                              <w:jc w:val="right"/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512E3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DOCUMENTO INTEGRACIÓN</w:t>
                            </w:r>
                            <w: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12E3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AGENDA</w:t>
                            </w:r>
                          </w:p>
                          <w:p w14:paraId="60306EE0" w14:textId="77777777" w:rsidR="000027B4" w:rsidRPr="005512E3" w:rsidRDefault="000027B4" w:rsidP="00187B7E">
                            <w:pPr>
                              <w:jc w:val="right"/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Marzo 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5947DA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13.35pt;margin-top:-46.4pt;width:375.15pt;height:9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" filled="f" stroked="f">
                <v:textbox>
                  <w:txbxContent>
                    <w:p w14:paraId="1A58EAB2" w14:textId="77777777" w:rsidR="000027B4" w:rsidRDefault="000027B4" w:rsidP="00187B7E">
                      <w:pPr>
                        <w:jc w:val="right"/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5512E3"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>DOCUMENTO INTEGRACIÓN</w:t>
                      </w:r>
                      <w:r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5512E3"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AGENDA</w:t>
                      </w:r>
                    </w:p>
                    <w:p w14:paraId="60306EE0" w14:textId="77777777" w:rsidR="000027B4" w:rsidRPr="005512E3" w:rsidRDefault="000027B4" w:rsidP="00187B7E">
                      <w:pPr>
                        <w:jc w:val="right"/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Myriad Pro" w:hAnsi="Myriad Pro"/>
                          <w:b/>
                          <w:color w:val="FFFFFF" w:themeColor="background1"/>
                          <w:sz w:val="24"/>
                          <w:szCs w:val="24"/>
                        </w:rPr>
                        <w:t>Marzo 2014</w:t>
                      </w:r>
                    </w:p>
                  </w:txbxContent>
                </v:textbox>
              </v:shape>
            </w:pict>
          </mc:Fallback>
        </mc:AlternateContent>
      </w:r>
      <w:r w:rsidR="00187B7E">
        <w:rPr>
          <w:noProof/>
          <w:lang w:val="es-CL" w:eastAsia="es-CL"/>
        </w:rPr>
        <w:drawing>
          <wp:anchor distT="0" distB="0" distL="114300" distR="114300" simplePos="0" relativeHeight="251659264" behindDoc="0" locked="0" layoutInCell="1" allowOverlap="1" wp14:anchorId="0E3B47B7" wp14:editId="133B00D7">
            <wp:simplePos x="0" y="0"/>
            <wp:positionH relativeFrom="column">
              <wp:posOffset>5903595</wp:posOffset>
            </wp:positionH>
            <wp:positionV relativeFrom="paragraph">
              <wp:posOffset>2032000</wp:posOffset>
            </wp:positionV>
            <wp:extent cx="7677150" cy="10706100"/>
            <wp:effectExtent l="0" t="0" r="0" b="0"/>
            <wp:wrapTopAndBottom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 infor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B7E">
        <w:softHyphen/>
      </w:r>
      <w:r w:rsidR="00187B7E">
        <w:softHyphen/>
      </w:r>
      <w:r w:rsidR="00187B7E">
        <w:softHyphen/>
      </w:r>
      <w:r w:rsidR="00187B7E">
        <w:softHyphen/>
      </w:r>
    </w:p>
    <w:p w14:paraId="686236B9" w14:textId="77777777" w:rsidR="00CD39C8" w:rsidRPr="00CD39C8" w:rsidRDefault="00CD39C8" w:rsidP="00CD39C8">
      <w:pPr>
        <w:rPr>
          <w:b/>
          <w:lang w:val="es-CL"/>
        </w:rPr>
      </w:pPr>
      <w:bookmarkStart w:id="2" w:name="_Toc303010236"/>
      <w:r w:rsidRPr="00CD39C8">
        <w:rPr>
          <w:b/>
          <w:sz w:val="32"/>
          <w:lang w:val="es-CL"/>
        </w:rPr>
        <w:lastRenderedPageBreak/>
        <w:t>Control de Versión.</w:t>
      </w:r>
      <w:bookmarkEnd w:id="2"/>
      <w:r w:rsidRPr="00CD39C8">
        <w:rPr>
          <w:b/>
          <w:sz w:val="32"/>
          <w:lang w:val="es-CL"/>
        </w:rPr>
        <w:t xml:space="preserve"> </w:t>
      </w:r>
    </w:p>
    <w:tbl>
      <w:tblPr>
        <w:tblStyle w:val="Sombreadoclaro-nfasis1"/>
        <w:tblW w:w="0" w:type="auto"/>
        <w:tblLook w:val="04A0" w:firstRow="1" w:lastRow="0" w:firstColumn="1" w:lastColumn="0" w:noHBand="0" w:noVBand="1"/>
      </w:tblPr>
      <w:tblGrid>
        <w:gridCol w:w="1461"/>
        <w:gridCol w:w="1057"/>
        <w:gridCol w:w="3969"/>
        <w:gridCol w:w="2567"/>
      </w:tblGrid>
      <w:tr w:rsidR="00CD39C8" w14:paraId="4FEB42AC" w14:textId="77777777" w:rsidTr="0023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14:paraId="1ADA4188" w14:textId="77777777" w:rsidR="00CD39C8" w:rsidRPr="00CD39C8" w:rsidRDefault="00CD39C8" w:rsidP="00CD39C8">
            <w:pPr>
              <w:jc w:val="center"/>
              <w:rPr>
                <w:rFonts w:ascii="Tahoma" w:eastAsia="Times New Roman" w:hAnsi="Tahoma" w:cs="Tahoma"/>
                <w:bCs w:val="0"/>
                <w:color w:val="000000"/>
              </w:rPr>
            </w:pPr>
            <w:r w:rsidRPr="00CD39C8">
              <w:rPr>
                <w:rFonts w:ascii="Tahoma" w:eastAsia="Times New Roman" w:hAnsi="Tahoma" w:cs="Tahoma"/>
                <w:bCs w:val="0"/>
                <w:color w:val="000000"/>
              </w:rPr>
              <w:t>Fecha</w:t>
            </w:r>
          </w:p>
        </w:tc>
        <w:tc>
          <w:tcPr>
            <w:tcW w:w="1057" w:type="dxa"/>
          </w:tcPr>
          <w:p w14:paraId="4210CE94" w14:textId="77777777" w:rsidR="00CD39C8" w:rsidRPr="00CD39C8" w:rsidRDefault="00CD39C8" w:rsidP="00CD39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bCs w:val="0"/>
                <w:color w:val="000000"/>
              </w:rPr>
            </w:pPr>
            <w:r w:rsidRPr="00CD39C8">
              <w:rPr>
                <w:rFonts w:ascii="Tahoma" w:eastAsia="Times New Roman" w:hAnsi="Tahoma" w:cs="Tahoma"/>
                <w:bCs w:val="0"/>
                <w:color w:val="000000"/>
              </w:rPr>
              <w:t>Versión</w:t>
            </w:r>
          </w:p>
        </w:tc>
        <w:tc>
          <w:tcPr>
            <w:tcW w:w="3969" w:type="dxa"/>
          </w:tcPr>
          <w:p w14:paraId="19D1EB3F" w14:textId="77777777" w:rsidR="00CD39C8" w:rsidRPr="00CD39C8" w:rsidRDefault="00CD39C8" w:rsidP="00CD39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bCs w:val="0"/>
                <w:color w:val="000000"/>
              </w:rPr>
            </w:pPr>
            <w:r w:rsidRPr="00CD39C8">
              <w:rPr>
                <w:rFonts w:ascii="Tahoma" w:eastAsia="Times New Roman" w:hAnsi="Tahoma" w:cs="Tahoma"/>
                <w:bCs w:val="0"/>
                <w:color w:val="000000"/>
              </w:rPr>
              <w:t>Descripción</w:t>
            </w:r>
          </w:p>
        </w:tc>
        <w:tc>
          <w:tcPr>
            <w:tcW w:w="2567" w:type="dxa"/>
          </w:tcPr>
          <w:p w14:paraId="253A7D72" w14:textId="77777777" w:rsidR="00CD39C8" w:rsidRPr="00CD39C8" w:rsidRDefault="00CD39C8" w:rsidP="00CD39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bCs w:val="0"/>
                <w:color w:val="000000"/>
              </w:rPr>
            </w:pPr>
            <w:r w:rsidRPr="00CD39C8">
              <w:rPr>
                <w:rFonts w:ascii="Tahoma" w:eastAsia="Times New Roman" w:hAnsi="Tahoma" w:cs="Tahoma"/>
                <w:bCs w:val="0"/>
                <w:color w:val="000000"/>
              </w:rPr>
              <w:t>Autor</w:t>
            </w:r>
          </w:p>
        </w:tc>
      </w:tr>
      <w:tr w:rsidR="00CD39C8" w14:paraId="392F2020" w14:textId="77777777" w:rsidTr="0023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14:paraId="0F69AC89" w14:textId="77777777" w:rsidR="00CD39C8" w:rsidRPr="00CD39C8" w:rsidRDefault="0023151A" w:rsidP="00D9364A">
            <w:pPr>
              <w:rPr>
                <w:b w:val="0"/>
                <w:lang w:val="es-CL"/>
              </w:rPr>
            </w:pPr>
            <w:r>
              <w:rPr>
                <w:b w:val="0"/>
                <w:lang w:val="es-CL"/>
              </w:rPr>
              <w:t>15/03/2014</w:t>
            </w:r>
          </w:p>
        </w:tc>
        <w:tc>
          <w:tcPr>
            <w:tcW w:w="1057" w:type="dxa"/>
          </w:tcPr>
          <w:p w14:paraId="640CB465" w14:textId="77777777" w:rsidR="00CD39C8" w:rsidRPr="00CD39C8" w:rsidRDefault="00B83AB7" w:rsidP="00CD39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1.0</w:t>
            </w:r>
          </w:p>
        </w:tc>
        <w:tc>
          <w:tcPr>
            <w:tcW w:w="3969" w:type="dxa"/>
          </w:tcPr>
          <w:p w14:paraId="56718279" w14:textId="77777777" w:rsidR="00CD39C8" w:rsidRPr="00CD39C8" w:rsidRDefault="00B83AB7" w:rsidP="00CD3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Creación Documento</w:t>
            </w:r>
          </w:p>
        </w:tc>
        <w:tc>
          <w:tcPr>
            <w:tcW w:w="2567" w:type="dxa"/>
          </w:tcPr>
          <w:p w14:paraId="5BA7387E" w14:textId="77777777" w:rsidR="00CD39C8" w:rsidRPr="00CD39C8" w:rsidRDefault="00787976" w:rsidP="00787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Alberto López</w:t>
            </w:r>
          </w:p>
        </w:tc>
      </w:tr>
      <w:tr w:rsidR="00750B27" w14:paraId="4CC40EBA" w14:textId="77777777" w:rsidTr="0023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14:paraId="5FF04A1C" w14:textId="77777777" w:rsidR="00750B27" w:rsidRDefault="00750B27" w:rsidP="00D9364A">
            <w:pPr>
              <w:rPr>
                <w:lang w:val="es-CL"/>
              </w:rPr>
            </w:pPr>
            <w:r w:rsidRPr="00750B27">
              <w:rPr>
                <w:b w:val="0"/>
                <w:bCs w:val="0"/>
                <w:lang w:val="es-CL"/>
              </w:rPr>
              <w:t>22/04/2014</w:t>
            </w:r>
          </w:p>
        </w:tc>
        <w:tc>
          <w:tcPr>
            <w:tcW w:w="1057" w:type="dxa"/>
          </w:tcPr>
          <w:p w14:paraId="2057EFE3" w14:textId="77777777" w:rsidR="00750B27" w:rsidRDefault="00750B27" w:rsidP="00CD39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1.1</w:t>
            </w:r>
          </w:p>
        </w:tc>
        <w:tc>
          <w:tcPr>
            <w:tcW w:w="3969" w:type="dxa"/>
          </w:tcPr>
          <w:p w14:paraId="689A9787" w14:textId="77777777" w:rsidR="00750B27" w:rsidRDefault="00750B27" w:rsidP="00CD3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Se modifican parámetro de entrada y Salida en método </w:t>
            </w:r>
            <w:proofErr w:type="spellStart"/>
            <w:r>
              <w:rPr>
                <w:lang w:val="es-CL"/>
              </w:rPr>
              <w:t>NotificarCitaNueva</w:t>
            </w:r>
            <w:proofErr w:type="spellEnd"/>
            <w:r>
              <w:rPr>
                <w:lang w:val="es-CL"/>
              </w:rPr>
              <w:t xml:space="preserve"> según reunión con </w:t>
            </w:r>
            <w:proofErr w:type="spellStart"/>
            <w:r>
              <w:rPr>
                <w:lang w:val="es-CL"/>
              </w:rPr>
              <w:t>Tuotempo</w:t>
            </w:r>
            <w:proofErr w:type="spellEnd"/>
          </w:p>
        </w:tc>
        <w:tc>
          <w:tcPr>
            <w:tcW w:w="2567" w:type="dxa"/>
          </w:tcPr>
          <w:p w14:paraId="0DB3FB80" w14:textId="77777777" w:rsidR="00750B27" w:rsidRDefault="00750B27" w:rsidP="00787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Alberto López</w:t>
            </w:r>
          </w:p>
        </w:tc>
      </w:tr>
      <w:tr w:rsidR="00CD39C8" w14:paraId="734D2CFF" w14:textId="77777777" w:rsidTr="0023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14:paraId="1875DC60" w14:textId="77777777" w:rsidR="00CD39C8" w:rsidRPr="00CD39C8" w:rsidRDefault="008B7268" w:rsidP="00CD39C8">
            <w:pPr>
              <w:rPr>
                <w:b w:val="0"/>
                <w:lang w:val="es-CL"/>
              </w:rPr>
            </w:pPr>
            <w:r>
              <w:rPr>
                <w:b w:val="0"/>
                <w:lang w:val="es-CL"/>
              </w:rPr>
              <w:t>06/05/2014</w:t>
            </w:r>
          </w:p>
        </w:tc>
        <w:tc>
          <w:tcPr>
            <w:tcW w:w="1057" w:type="dxa"/>
          </w:tcPr>
          <w:p w14:paraId="7C940A71" w14:textId="77777777" w:rsidR="00CD39C8" w:rsidRPr="00CD39C8" w:rsidRDefault="008B7268" w:rsidP="00750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</w:t>
            </w:r>
            <w:r w:rsidR="00750B27">
              <w:rPr>
                <w:lang w:val="es-CL"/>
              </w:rPr>
              <w:t>2</w:t>
            </w:r>
          </w:p>
        </w:tc>
        <w:tc>
          <w:tcPr>
            <w:tcW w:w="3969" w:type="dxa"/>
          </w:tcPr>
          <w:p w14:paraId="56617A66" w14:textId="77777777" w:rsidR="00CD39C8" w:rsidRPr="00CD39C8" w:rsidRDefault="008B7268" w:rsidP="0018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Se sacan excepciones controladas</w:t>
            </w:r>
          </w:p>
        </w:tc>
        <w:tc>
          <w:tcPr>
            <w:tcW w:w="2567" w:type="dxa"/>
          </w:tcPr>
          <w:p w14:paraId="74A183E0" w14:textId="77777777" w:rsidR="00CD39C8" w:rsidRPr="00CD39C8" w:rsidRDefault="008B7268" w:rsidP="00CD3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Alberto López</w:t>
            </w:r>
          </w:p>
        </w:tc>
      </w:tr>
      <w:tr w:rsidR="00684B27" w14:paraId="1C950A56" w14:textId="77777777" w:rsidTr="0023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14:paraId="72C41FF4" w14:textId="77777777" w:rsidR="00684B27" w:rsidRPr="002931FA" w:rsidRDefault="00684B27" w:rsidP="00684B27">
            <w:pPr>
              <w:rPr>
                <w:b w:val="0"/>
                <w:lang w:val="es-CL"/>
              </w:rPr>
            </w:pPr>
            <w:r w:rsidRPr="002931FA">
              <w:rPr>
                <w:b w:val="0"/>
                <w:lang w:val="es-CL"/>
              </w:rPr>
              <w:t>18/08/2014</w:t>
            </w:r>
          </w:p>
        </w:tc>
        <w:tc>
          <w:tcPr>
            <w:tcW w:w="1057" w:type="dxa"/>
          </w:tcPr>
          <w:p w14:paraId="690AD471" w14:textId="77777777" w:rsidR="00684B27" w:rsidRDefault="00684B27" w:rsidP="00750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1.3</w:t>
            </w:r>
          </w:p>
        </w:tc>
        <w:tc>
          <w:tcPr>
            <w:tcW w:w="3969" w:type="dxa"/>
          </w:tcPr>
          <w:p w14:paraId="5F84D62E" w14:textId="77777777" w:rsidR="00684B27" w:rsidRDefault="00684B27" w:rsidP="0018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t xml:space="preserve">Se quita el campo </w:t>
            </w:r>
            <w:proofErr w:type="spellStart"/>
            <w:r>
              <w:t>Token</w:t>
            </w:r>
            <w:proofErr w:type="spellEnd"/>
            <w:r>
              <w:t xml:space="preserve"> de los métodos </w:t>
            </w:r>
            <w:proofErr w:type="spellStart"/>
            <w:r>
              <w:t>NotificarCitaNuevaConfirmada</w:t>
            </w:r>
            <w:proofErr w:type="spellEnd"/>
            <w:r>
              <w:t xml:space="preserve"> y </w:t>
            </w:r>
            <w:proofErr w:type="spellStart"/>
            <w:r>
              <w:t>NotificarCitaNuevaRechazada</w:t>
            </w:r>
            <w:proofErr w:type="spellEnd"/>
          </w:p>
        </w:tc>
        <w:tc>
          <w:tcPr>
            <w:tcW w:w="2567" w:type="dxa"/>
          </w:tcPr>
          <w:p w14:paraId="06198878" w14:textId="77777777" w:rsidR="00684B27" w:rsidRDefault="00684B27" w:rsidP="00CD3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Alberto López</w:t>
            </w:r>
          </w:p>
        </w:tc>
      </w:tr>
      <w:tr w:rsidR="00CF5D83" w14:paraId="7CA71A92" w14:textId="77777777" w:rsidTr="0023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14:paraId="1CBA3533" w14:textId="77777777" w:rsidR="00CF5D83" w:rsidRDefault="001635B1" w:rsidP="00CD39C8">
            <w:pPr>
              <w:rPr>
                <w:b w:val="0"/>
                <w:lang w:val="es-CL"/>
              </w:rPr>
            </w:pPr>
            <w:r>
              <w:rPr>
                <w:b w:val="0"/>
                <w:lang w:val="es-CL"/>
              </w:rPr>
              <w:t>23/09/2014</w:t>
            </w:r>
          </w:p>
        </w:tc>
        <w:tc>
          <w:tcPr>
            <w:tcW w:w="1057" w:type="dxa"/>
          </w:tcPr>
          <w:p w14:paraId="2E97A298" w14:textId="77777777" w:rsidR="00CF5D83" w:rsidRDefault="001635B1" w:rsidP="00B669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1.4</w:t>
            </w:r>
          </w:p>
        </w:tc>
        <w:tc>
          <w:tcPr>
            <w:tcW w:w="3969" w:type="dxa"/>
          </w:tcPr>
          <w:p w14:paraId="0A457C7C" w14:textId="77777777" w:rsidR="00CF5D83" w:rsidRDefault="001635B1" w:rsidP="0018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Actualización Tipo de datos complejos </w:t>
            </w:r>
            <w:proofErr w:type="spellStart"/>
            <w:r>
              <w:rPr>
                <w:lang w:val="es-CL"/>
              </w:rPr>
              <w:t>TypeParametroBase</w:t>
            </w:r>
            <w:proofErr w:type="spellEnd"/>
          </w:p>
        </w:tc>
        <w:tc>
          <w:tcPr>
            <w:tcW w:w="2567" w:type="dxa"/>
          </w:tcPr>
          <w:p w14:paraId="26C55DAA" w14:textId="77777777" w:rsidR="00CF5D83" w:rsidRDefault="001635B1" w:rsidP="00CD3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Héctor Horta</w:t>
            </w:r>
          </w:p>
        </w:tc>
      </w:tr>
      <w:tr w:rsidR="000027B4" w14:paraId="26930C61" w14:textId="77777777" w:rsidTr="0023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14:paraId="31B34EBF" w14:textId="77777777" w:rsidR="000027B4" w:rsidRPr="000C7860" w:rsidRDefault="000027B4" w:rsidP="00CD39C8">
            <w:pPr>
              <w:rPr>
                <w:b w:val="0"/>
                <w:lang w:val="es-CL"/>
              </w:rPr>
            </w:pPr>
            <w:r w:rsidRPr="000C7860">
              <w:rPr>
                <w:b w:val="0"/>
                <w:lang w:val="es-CL"/>
              </w:rPr>
              <w:t>24/09/2015</w:t>
            </w:r>
          </w:p>
        </w:tc>
        <w:tc>
          <w:tcPr>
            <w:tcW w:w="1057" w:type="dxa"/>
          </w:tcPr>
          <w:p w14:paraId="46E0CB08" w14:textId="77777777" w:rsidR="000027B4" w:rsidRDefault="000027B4" w:rsidP="00B669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1.5</w:t>
            </w:r>
            <w:bookmarkStart w:id="3" w:name="_GoBack"/>
            <w:bookmarkEnd w:id="3"/>
          </w:p>
        </w:tc>
        <w:tc>
          <w:tcPr>
            <w:tcW w:w="3969" w:type="dxa"/>
          </w:tcPr>
          <w:p w14:paraId="38D9BCFC" w14:textId="77777777" w:rsidR="000027B4" w:rsidRPr="000027B4" w:rsidRDefault="000027B4" w:rsidP="00002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CL"/>
              </w:rPr>
              <w:t xml:space="preserve">Se agrega Nuevo </w:t>
            </w:r>
            <w:r w:rsidR="00FF1030">
              <w:rPr>
                <w:lang w:val="es-AR"/>
              </w:rPr>
              <w:t xml:space="preserve">Método </w:t>
            </w:r>
            <w:proofErr w:type="spellStart"/>
            <w:r w:rsidR="00FF1030" w:rsidRPr="000C7860">
              <w:rPr>
                <w:lang w:val="es-AR"/>
              </w:rPr>
              <w:t>ObtenerTiposAtencion</w:t>
            </w:r>
            <w:r w:rsidRPr="000C7860">
              <w:rPr>
                <w:lang w:val="es-AR"/>
              </w:rPr>
              <w:t>SexoEdad</w:t>
            </w:r>
            <w:proofErr w:type="spellEnd"/>
          </w:p>
        </w:tc>
        <w:tc>
          <w:tcPr>
            <w:tcW w:w="2567" w:type="dxa"/>
          </w:tcPr>
          <w:p w14:paraId="1433E98A" w14:textId="77777777" w:rsidR="000027B4" w:rsidRPr="000027B4" w:rsidRDefault="000027B4" w:rsidP="00CD3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Víctor Coronado</w:t>
            </w:r>
          </w:p>
        </w:tc>
      </w:tr>
    </w:tbl>
    <w:p w14:paraId="724EB662" w14:textId="77777777" w:rsidR="00CD39C8" w:rsidRDefault="00CD39C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14:paraId="50B7C2F0" w14:textId="77777777" w:rsidR="00187B7E" w:rsidRDefault="00187B7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bookmarkStart w:id="4" w:name="_Toc43086114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69410984"/>
        <w:docPartObj>
          <w:docPartGallery w:val="Table of Contents"/>
          <w:docPartUnique/>
        </w:docPartObj>
      </w:sdtPr>
      <w:sdtEndPr/>
      <w:sdtContent>
        <w:p w14:paraId="34BE5C69" w14:textId="77777777" w:rsidR="00187B7E" w:rsidRDefault="00187B7E" w:rsidP="00A24960">
          <w:pPr>
            <w:pStyle w:val="Ttulo1"/>
            <w:numPr>
              <w:ilvl w:val="0"/>
              <w:numId w:val="0"/>
            </w:numPr>
            <w:ind w:left="432"/>
          </w:pPr>
          <w:r>
            <w:t>Contenido</w:t>
          </w:r>
          <w:bookmarkEnd w:id="4"/>
        </w:p>
        <w:p w14:paraId="05EBFF37" w14:textId="77777777" w:rsidR="00044586" w:rsidRDefault="00187B7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861146" w:history="1">
            <w:r w:rsidR="00044586" w:rsidRPr="00155854">
              <w:rPr>
                <w:rStyle w:val="Hipervnculo"/>
                <w:noProof/>
              </w:rPr>
              <w:t>Contenido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_Toc430861146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3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49AA9701" w14:textId="77777777" w:rsidR="00044586" w:rsidRDefault="0023441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30861147" w:history="1">
            <w:r w:rsidR="00044586" w:rsidRPr="00155854">
              <w:rPr>
                <w:rStyle w:val="Hipervnculo"/>
                <w:noProof/>
              </w:rPr>
              <w:t>1</w:t>
            </w:r>
            <w:r w:rsidR="00044586">
              <w:rPr>
                <w:rFonts w:eastAsiaTheme="minorEastAsia"/>
                <w:noProof/>
                <w:lang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Objetivo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_Toc430861147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5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306FD9C8" w14:textId="77777777" w:rsidR="00044586" w:rsidRDefault="0023441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30861148" w:history="1">
            <w:r w:rsidR="00044586" w:rsidRPr="00155854">
              <w:rPr>
                <w:rStyle w:val="Hipervnculo"/>
                <w:noProof/>
              </w:rPr>
              <w:t>2</w:t>
            </w:r>
            <w:r w:rsidR="00044586">
              <w:rPr>
                <w:rFonts w:eastAsiaTheme="minorEastAsia"/>
                <w:noProof/>
                <w:lang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Arquitectura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_Toc430861148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6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4E028E05" w14:textId="77777777" w:rsidR="00044586" w:rsidRDefault="0023441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30861149" w:history="1">
            <w:r w:rsidR="00044586" w:rsidRPr="00155854">
              <w:rPr>
                <w:rStyle w:val="Hipervnculo"/>
                <w:noProof/>
              </w:rPr>
              <w:t>3</w:t>
            </w:r>
            <w:r w:rsidR="00044586">
              <w:rPr>
                <w:rFonts w:eastAsiaTheme="minorEastAsia"/>
                <w:noProof/>
                <w:lang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Implementación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_Toc430861149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6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530F30C7" w14:textId="77777777" w:rsidR="00044586" w:rsidRDefault="0023441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30861150" w:history="1">
            <w:r w:rsidR="00044586" w:rsidRPr="00155854">
              <w:rPr>
                <w:rStyle w:val="Hipervnculo"/>
                <w:noProof/>
              </w:rPr>
              <w:t>4</w:t>
            </w:r>
            <w:r w:rsidR="00044586">
              <w:rPr>
                <w:rFonts w:eastAsiaTheme="minorEastAsia"/>
                <w:noProof/>
                <w:lang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Estructura Servicio Web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_Toc430861150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7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08CF2FC4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51" w:history="1">
            <w:r w:rsidR="00044586" w:rsidRPr="00155854">
              <w:rPr>
                <w:rStyle w:val="Hipervnculo"/>
                <w:noProof/>
              </w:rPr>
              <w:t>4.1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Metodo ObtenerTiposAtencion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_Toc430861151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7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0F683425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52" w:history="1">
            <w:r w:rsidR="00044586" w:rsidRPr="00155854">
              <w:rPr>
                <w:rStyle w:val="Hipervnculo"/>
                <w:noProof/>
                <w:lang w:val="es-CL"/>
              </w:rPr>
              <w:t>4.1.1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Entrada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</w:t>
            </w:r>
            <w:r w:rsidR="00044586" w:rsidRPr="00155854">
              <w:rPr>
                <w:rStyle w:val="Hipervnculo"/>
                <w:noProof/>
              </w:rPr>
              <w:t>ParametroObtenerTiposAtencion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_Toc430861152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7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2BA51CED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53" w:history="1">
            <w:r w:rsidR="00044586" w:rsidRPr="00155854">
              <w:rPr>
                <w:rStyle w:val="Hipervnculo"/>
                <w:noProof/>
                <w:lang w:val="es-CL"/>
              </w:rPr>
              <w:t>4.1.2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Salida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Respuesta</w:t>
            </w:r>
            <w:r w:rsidR="00044586" w:rsidRPr="00155854">
              <w:rPr>
                <w:rStyle w:val="Hipervnculo"/>
                <w:noProof/>
              </w:rPr>
              <w:t>ObtenerTiposAtencion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_Toc430861153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7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78536D63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54" w:history="1">
            <w:r w:rsidR="00044586" w:rsidRPr="00155854">
              <w:rPr>
                <w:rStyle w:val="Hipervnculo"/>
                <w:noProof/>
              </w:rPr>
              <w:t>4.2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Metodo ObtenerTiposAtencionPorSexoEdad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_Toc430861154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8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33985F22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55" w:history="1">
            <w:r w:rsidR="00044586" w:rsidRPr="00155854">
              <w:rPr>
                <w:rStyle w:val="Hipervnculo"/>
                <w:noProof/>
                <w:lang w:val="es-CL"/>
              </w:rPr>
              <w:t>4.2.1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Entrada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</w:t>
            </w:r>
            <w:r w:rsidR="00044586" w:rsidRPr="00155854">
              <w:rPr>
                <w:rStyle w:val="Hipervnculo"/>
                <w:noProof/>
              </w:rPr>
              <w:t>ParametroObtenerTiposAtencionPorSexoEdad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_Toc430861155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8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7786720A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56" w:history="1">
            <w:r w:rsidR="00044586" w:rsidRPr="00155854">
              <w:rPr>
                <w:rStyle w:val="Hipervnculo"/>
                <w:noProof/>
                <w:lang w:val="es-CL"/>
              </w:rPr>
              <w:t>4.2.2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Salida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Respuesta</w:t>
            </w:r>
            <w:r w:rsidR="00044586" w:rsidRPr="00155854">
              <w:rPr>
                <w:rStyle w:val="Hipervnculo"/>
                <w:noProof/>
              </w:rPr>
              <w:t>ObtenerTiposAtencion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_Toc430861156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8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7BD1EFE7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57" w:history="1">
            <w:r w:rsidR="00044586" w:rsidRPr="00155854">
              <w:rPr>
                <w:rStyle w:val="Hipervnculo"/>
                <w:noProof/>
              </w:rPr>
              <w:t>4.3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Metodo ObtenerDisponibilidad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_Toc430861157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9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3FED5DF0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58" w:history="1">
            <w:r w:rsidR="00044586" w:rsidRPr="00155854">
              <w:rPr>
                <w:rStyle w:val="Hipervnculo"/>
                <w:noProof/>
                <w:lang w:val="es-CL"/>
              </w:rPr>
              <w:t>4.3.1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Entrada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</w:t>
            </w:r>
            <w:r w:rsidR="00044586" w:rsidRPr="00155854">
              <w:rPr>
                <w:rStyle w:val="Hipervnculo"/>
                <w:noProof/>
              </w:rPr>
              <w:t>ParametroObtenerDisponibilidad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_Toc430861158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9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1039A51F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59" w:history="1">
            <w:r w:rsidR="00044586" w:rsidRPr="00155854">
              <w:rPr>
                <w:rStyle w:val="Hipervnculo"/>
                <w:noProof/>
                <w:lang w:val="es-CL"/>
              </w:rPr>
              <w:t>4.3.2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Salida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Respuesta</w:t>
            </w:r>
            <w:r w:rsidR="00044586" w:rsidRPr="00155854">
              <w:rPr>
                <w:rStyle w:val="Hipervnculo"/>
                <w:noProof/>
              </w:rPr>
              <w:t>ObtenerDisponibilidad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_Toc430861159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9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0E803D14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0" w:history="1">
            <w:r w:rsidR="00044586" w:rsidRPr="00155854">
              <w:rPr>
                <w:rStyle w:val="Hipervnculo"/>
                <w:noProof/>
              </w:rPr>
              <w:t>4.4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Metodo ObtenerCitasFuturas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_Toc430861160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10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68B3DF30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1" w:history="1">
            <w:r w:rsidR="00044586" w:rsidRPr="00155854">
              <w:rPr>
                <w:rStyle w:val="Hipervnculo"/>
                <w:noProof/>
                <w:lang w:val="es-CL"/>
              </w:rPr>
              <w:t>4.4.1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Entrada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</w:t>
            </w:r>
            <w:r w:rsidR="00044586" w:rsidRPr="00155854">
              <w:rPr>
                <w:rStyle w:val="Hipervnculo"/>
                <w:noProof/>
              </w:rPr>
              <w:t>ParametroObtenerCitasFuturas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_Toc430861161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10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578613BF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2" w:history="1">
            <w:r w:rsidR="00044586" w:rsidRPr="00155854">
              <w:rPr>
                <w:rStyle w:val="Hipervnculo"/>
                <w:noProof/>
                <w:lang w:val="es-CL"/>
              </w:rPr>
              <w:t>4.4.2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Salida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Respuesta</w:t>
            </w:r>
            <w:r w:rsidR="00044586" w:rsidRPr="00155854">
              <w:rPr>
                <w:rStyle w:val="Hipervnculo"/>
                <w:noProof/>
              </w:rPr>
              <w:t>ObtenerCitasFuturas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_Toc430861162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10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4DB06206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3" w:history="1">
            <w:r w:rsidR="00044586" w:rsidRPr="00155854">
              <w:rPr>
                <w:rStyle w:val="Hipervnculo"/>
                <w:noProof/>
              </w:rPr>
              <w:t>4.5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Método NotificarCitaNueva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_Toc430861163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11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02AD5FA4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4" w:history="1">
            <w:r w:rsidR="00044586" w:rsidRPr="00155854">
              <w:rPr>
                <w:rStyle w:val="Hipervnculo"/>
                <w:noProof/>
                <w:lang w:val="es-CL"/>
              </w:rPr>
              <w:t>4.5.1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Entrada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</w:t>
            </w:r>
            <w:r w:rsidR="00044586" w:rsidRPr="00155854">
              <w:rPr>
                <w:rStyle w:val="Hipervnculo"/>
                <w:noProof/>
              </w:rPr>
              <w:t>ParametroInformarNuevaCita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_Toc430861164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11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503AD9CA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5" w:history="1">
            <w:r w:rsidR="00044586" w:rsidRPr="00155854">
              <w:rPr>
                <w:rStyle w:val="Hipervnculo"/>
                <w:noProof/>
                <w:lang w:val="es-CL"/>
              </w:rPr>
              <w:t>4.5.2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Salida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Respuesta</w:t>
            </w:r>
            <w:r w:rsidR="00044586" w:rsidRPr="00155854">
              <w:rPr>
                <w:rStyle w:val="Hipervnculo"/>
                <w:noProof/>
              </w:rPr>
              <w:t>InformarNuevaCita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_Toc430861165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11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7CC1F199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6" w:history="1">
            <w:r w:rsidR="00044586" w:rsidRPr="00155854">
              <w:rPr>
                <w:rStyle w:val="Hipervnculo"/>
                <w:noProof/>
              </w:rPr>
              <w:t>4.6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Método NotificarCitaNuevaRechazada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_Toc430861166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12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375E7BE9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7" w:history="1">
            <w:r w:rsidR="00044586" w:rsidRPr="00155854">
              <w:rPr>
                <w:rStyle w:val="Hipervnculo"/>
                <w:noProof/>
                <w:lang w:val="es-CL"/>
              </w:rPr>
              <w:t>4.6.1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Entrada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Parametro</w:t>
            </w:r>
            <w:r w:rsidR="00044586" w:rsidRPr="00155854">
              <w:rPr>
                <w:rStyle w:val="Hipervnculo"/>
                <w:noProof/>
              </w:rPr>
              <w:t>NotificarCitaNuevaRechazada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_Toc430861167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12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3EC460E7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8" w:history="1">
            <w:r w:rsidR="00044586" w:rsidRPr="00155854">
              <w:rPr>
                <w:rStyle w:val="Hipervnculo"/>
                <w:noProof/>
                <w:lang w:val="es-CL"/>
              </w:rPr>
              <w:t>4.6.2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Parámetro Salida</w:t>
            </w:r>
            <w:r w:rsidR="00044586" w:rsidRPr="00155854">
              <w:rPr>
                <w:rStyle w:val="Hipervnculo"/>
                <w:noProof/>
                <w:lang w:val="es-CL"/>
              </w:rPr>
              <w:t xml:space="preserve"> Respuesta</w:t>
            </w:r>
            <w:r w:rsidR="00044586" w:rsidRPr="00155854">
              <w:rPr>
                <w:rStyle w:val="Hipervnculo"/>
                <w:noProof/>
              </w:rPr>
              <w:t>NotificarCitaNuevaRechazada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_Toc430861168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12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0EC64DCB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69" w:history="1">
            <w:r w:rsidR="00044586" w:rsidRPr="00155854">
              <w:rPr>
                <w:rStyle w:val="Hipervnculo"/>
                <w:noProof/>
              </w:rPr>
              <w:t>4.7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Método NotificarCitaNuevaConfirmada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_Toc430861169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13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68A33059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70" w:history="1">
            <w:r w:rsidR="00044586" w:rsidRPr="00155854">
              <w:rPr>
                <w:rStyle w:val="Hipervnculo"/>
                <w:noProof/>
              </w:rPr>
              <w:t>4.7.1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 xml:space="preserve">3.6.1.- Parámetro Entrada </w:t>
            </w:r>
            <w:r w:rsidR="00044586" w:rsidRPr="00155854">
              <w:rPr>
                <w:rStyle w:val="Hipervnculo"/>
                <w:noProof/>
                <w:lang w:val="es-CL"/>
              </w:rPr>
              <w:t>ParametroInformarConfirmacionCitaNueva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_Toc430861170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13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5782AABC" w14:textId="77777777" w:rsidR="00044586" w:rsidRDefault="0023441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71" w:history="1">
            <w:r w:rsidR="00044586" w:rsidRPr="00155854">
              <w:rPr>
                <w:rStyle w:val="Hipervnculo"/>
                <w:noProof/>
              </w:rPr>
              <w:t>4.7.2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3.6.2.- Parámetro Salida Respuesta</w:t>
            </w:r>
            <w:r w:rsidR="00044586" w:rsidRPr="00155854">
              <w:rPr>
                <w:rStyle w:val="Hipervnculo"/>
                <w:noProof/>
                <w:lang w:val="es-CL"/>
              </w:rPr>
              <w:t>InformarConfirmacionCitaNueva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_Toc430861171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13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4ADCD76C" w14:textId="77777777" w:rsidR="00044586" w:rsidRDefault="0023441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430861172" w:history="1">
            <w:r w:rsidR="00044586" w:rsidRPr="00155854">
              <w:rPr>
                <w:rStyle w:val="Hipervnculo"/>
                <w:noProof/>
              </w:rPr>
              <w:t>5</w:t>
            </w:r>
            <w:r w:rsidR="00044586">
              <w:rPr>
                <w:rFonts w:eastAsiaTheme="minorEastAsia"/>
                <w:noProof/>
                <w:lang w:eastAsia="es-CL"/>
              </w:rPr>
              <w:tab/>
            </w:r>
            <w:r w:rsidR="00044586" w:rsidRPr="00155854">
              <w:rPr>
                <w:rStyle w:val="Hipervnculo"/>
                <w:noProof/>
              </w:rPr>
              <w:t>Tipos de Datos Compuestos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_Toc430861172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14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15411E02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73" w:history="1">
            <w:r w:rsidR="00044586" w:rsidRPr="00155854">
              <w:rPr>
                <w:rStyle w:val="Hipervnculo"/>
                <w:noProof/>
                <w:lang w:val="es-CL"/>
              </w:rPr>
              <w:t>5.1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  <w:lang w:val="es-CL"/>
              </w:rPr>
              <w:t>TypeParametroBase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_Toc430861173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14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7E28E90C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74" w:history="1">
            <w:r w:rsidR="00044586" w:rsidRPr="00155854">
              <w:rPr>
                <w:rStyle w:val="Hipervnculo"/>
                <w:noProof/>
                <w:lang w:val="es-CL"/>
              </w:rPr>
              <w:t>5.2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  <w:lang w:val="es-CL"/>
              </w:rPr>
              <w:t>TypeRespuestaBase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_Toc430861174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14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028165A7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75" w:history="1">
            <w:r w:rsidR="00044586" w:rsidRPr="00155854">
              <w:rPr>
                <w:rStyle w:val="Hipervnculo"/>
                <w:noProof/>
                <w:lang w:val="es-CL"/>
              </w:rPr>
              <w:t>5.3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  <w:lang w:val="es-CL"/>
              </w:rPr>
              <w:t>TypePaciente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_Toc430861175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15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3925678C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76" w:history="1">
            <w:r w:rsidR="00044586" w:rsidRPr="00155854">
              <w:rPr>
                <w:rStyle w:val="Hipervnculo"/>
                <w:noProof/>
                <w:lang w:val="es-CL"/>
              </w:rPr>
              <w:t>5.4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  <w:lang w:val="es-CL"/>
              </w:rPr>
              <w:t>TypeCita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_Toc430861176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15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6B024252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77" w:history="1">
            <w:r w:rsidR="00044586" w:rsidRPr="00155854">
              <w:rPr>
                <w:rStyle w:val="Hipervnculo"/>
                <w:noProof/>
                <w:lang w:val="es-CL"/>
              </w:rPr>
              <w:t>5.5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  <w:lang w:val="es-CL"/>
              </w:rPr>
              <w:t>TypeCitaNueva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_Toc430861177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16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50B73A2D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78" w:history="1">
            <w:r w:rsidR="00044586" w:rsidRPr="00155854">
              <w:rPr>
                <w:rStyle w:val="Hipervnculo"/>
                <w:noProof/>
                <w:lang w:val="es-CL"/>
              </w:rPr>
              <w:t>5.6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  <w:lang w:val="es-CL"/>
              </w:rPr>
              <w:t>TypeLugar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_Toc430861178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16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203FA9E4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79" w:history="1">
            <w:r w:rsidR="00044586" w:rsidRPr="00155854">
              <w:rPr>
                <w:rStyle w:val="Hipervnculo"/>
                <w:noProof/>
                <w:lang w:val="es-CL"/>
              </w:rPr>
              <w:t>5.7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  <w:lang w:val="es-CL"/>
              </w:rPr>
              <w:t>TypeProfesional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_Toc430861179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16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456545A0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80" w:history="1">
            <w:r w:rsidR="00044586" w:rsidRPr="00155854">
              <w:rPr>
                <w:rStyle w:val="Hipervnculo"/>
                <w:noProof/>
                <w:lang w:val="es-CL"/>
              </w:rPr>
              <w:t>5.8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  <w:lang w:val="es-CL"/>
              </w:rPr>
              <w:t>TypeCupo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_Toc430861180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17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592CF4FF" w14:textId="77777777" w:rsidR="00044586" w:rsidRDefault="0023441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30861181" w:history="1">
            <w:r w:rsidR="00044586" w:rsidRPr="00155854">
              <w:rPr>
                <w:rStyle w:val="Hipervnculo"/>
                <w:noProof/>
                <w:lang w:val="es-CL"/>
              </w:rPr>
              <w:t>5.9</w:t>
            </w:r>
            <w:r w:rsidR="00044586">
              <w:rPr>
                <w:rFonts w:eastAsiaTheme="minorEastAsia"/>
                <w:noProof/>
                <w:lang w:val="es-CL" w:eastAsia="es-CL"/>
              </w:rPr>
              <w:tab/>
            </w:r>
            <w:r w:rsidR="00044586" w:rsidRPr="00155854">
              <w:rPr>
                <w:rStyle w:val="Hipervnculo"/>
                <w:noProof/>
                <w:lang w:val="es-CL"/>
              </w:rPr>
              <w:t>TypeTipoAtencion</w:t>
            </w:r>
            <w:r w:rsidR="00044586">
              <w:rPr>
                <w:noProof/>
                <w:webHidden/>
              </w:rPr>
              <w:tab/>
            </w:r>
            <w:r w:rsidR="00044586">
              <w:rPr>
                <w:noProof/>
                <w:webHidden/>
              </w:rPr>
              <w:fldChar w:fldCharType="begin"/>
            </w:r>
            <w:r w:rsidR="00044586">
              <w:rPr>
                <w:noProof/>
                <w:webHidden/>
              </w:rPr>
              <w:instrText xml:space="preserve"> PAGEREF _Toc430861181 \h </w:instrText>
            </w:r>
            <w:r w:rsidR="00044586">
              <w:rPr>
                <w:noProof/>
                <w:webHidden/>
              </w:rPr>
            </w:r>
            <w:r w:rsidR="00044586">
              <w:rPr>
                <w:noProof/>
                <w:webHidden/>
              </w:rPr>
              <w:fldChar w:fldCharType="separate"/>
            </w:r>
            <w:r w:rsidR="00044586">
              <w:rPr>
                <w:noProof/>
                <w:webHidden/>
              </w:rPr>
              <w:t>17</w:t>
            </w:r>
            <w:r w:rsidR="00044586">
              <w:rPr>
                <w:noProof/>
                <w:webHidden/>
              </w:rPr>
              <w:fldChar w:fldCharType="end"/>
            </w:r>
          </w:hyperlink>
        </w:p>
        <w:p w14:paraId="2CBFCDBA" w14:textId="77777777" w:rsidR="00187B7E" w:rsidRDefault="00187B7E">
          <w:r>
            <w:rPr>
              <w:b/>
              <w:bCs/>
            </w:rPr>
            <w:fldChar w:fldCharType="end"/>
          </w:r>
        </w:p>
      </w:sdtContent>
    </w:sdt>
    <w:p w14:paraId="55443269" w14:textId="77777777" w:rsidR="00187B7E" w:rsidRDefault="00187B7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44EB7D1" w14:textId="77777777" w:rsidR="000D33BE" w:rsidRDefault="000D33BE" w:rsidP="002A7F85">
      <w:pPr>
        <w:pStyle w:val="Ttulo1"/>
        <w:numPr>
          <w:ilvl w:val="0"/>
          <w:numId w:val="10"/>
        </w:numPr>
      </w:pPr>
      <w:r>
        <w:lastRenderedPageBreak/>
        <w:t xml:space="preserve"> </w:t>
      </w:r>
      <w:bookmarkStart w:id="5" w:name="_Toc430861147"/>
      <w:r>
        <w:t>Objetivo</w:t>
      </w:r>
      <w:bookmarkEnd w:id="0"/>
      <w:bookmarkEnd w:id="1"/>
      <w:bookmarkEnd w:id="5"/>
    </w:p>
    <w:p w14:paraId="4AEEA651" w14:textId="77777777" w:rsidR="000D33BE" w:rsidRDefault="000D33BE" w:rsidP="000D33BE">
      <w:pPr>
        <w:jc w:val="both"/>
      </w:pPr>
      <w:r>
        <w:t xml:space="preserve">El objetivo de este documento es formalizar el modelo de </w:t>
      </w:r>
      <w:r w:rsidR="0023151A">
        <w:t>integración de Agenda Rayen con sistema externo.</w:t>
      </w:r>
    </w:p>
    <w:p w14:paraId="406F3FA7" w14:textId="77777777" w:rsidR="002012DC" w:rsidRPr="005F5E43" w:rsidRDefault="00D0471E" w:rsidP="002A3014">
      <w:pPr>
        <w:jc w:val="center"/>
      </w:pPr>
      <w:r>
        <w:rPr>
          <w:noProof/>
          <w:lang w:val="es-CL" w:eastAsia="es-CL"/>
        </w:rPr>
        <w:drawing>
          <wp:inline distT="0" distB="0" distL="0" distR="0" wp14:anchorId="599BE4E9" wp14:editId="4CA9B04F">
            <wp:extent cx="5220983" cy="313888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26" cy="314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9B56D" w14:textId="77777777" w:rsidR="00C30023" w:rsidRDefault="00C30023" w:rsidP="00F32FD6">
      <w:pPr>
        <w:jc w:val="center"/>
      </w:pPr>
    </w:p>
    <w:p w14:paraId="4EE1BC36" w14:textId="77777777" w:rsidR="002632C5" w:rsidRDefault="002632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44FE4480" w14:textId="77777777" w:rsidR="00BB64AF" w:rsidRDefault="005F6442" w:rsidP="008A2F86">
      <w:pPr>
        <w:pStyle w:val="Ttulo1"/>
        <w:spacing w:before="0"/>
      </w:pPr>
      <w:r>
        <w:lastRenderedPageBreak/>
        <w:t xml:space="preserve"> </w:t>
      </w:r>
      <w:bookmarkStart w:id="6" w:name="_Toc430861148"/>
      <w:r w:rsidR="00BB64AF">
        <w:t>Arquitectura</w:t>
      </w:r>
      <w:bookmarkEnd w:id="6"/>
    </w:p>
    <w:p w14:paraId="6996B704" w14:textId="77777777" w:rsidR="00BB64AF" w:rsidRPr="00BB64AF" w:rsidRDefault="00BB64AF" w:rsidP="00BB64AF">
      <w:r>
        <w:rPr>
          <w:noProof/>
          <w:lang w:val="es-CL" w:eastAsia="es-CL"/>
        </w:rPr>
        <w:drawing>
          <wp:inline distT="0" distB="0" distL="0" distR="0" wp14:anchorId="24DDB598" wp14:editId="688C5B76">
            <wp:extent cx="5295900" cy="386172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06" cy="3863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F81075" w14:textId="77777777" w:rsidR="00BB64AF" w:rsidRDefault="00B32EE3" w:rsidP="00BB64AF">
      <w:pPr>
        <w:pStyle w:val="Ttulo1"/>
      </w:pPr>
      <w:bookmarkStart w:id="7" w:name="_Toc430861149"/>
      <w:r>
        <w:t>Implementación</w:t>
      </w:r>
      <w:bookmarkEnd w:id="7"/>
    </w:p>
    <w:p w14:paraId="289C49F2" w14:textId="77777777" w:rsidR="00BB64AF" w:rsidRDefault="00DB7A8C" w:rsidP="00BB64AF">
      <w:r>
        <w:t>El servicio web debe ser desarrollado en Visual Studio .NET 2008 – WCF</w:t>
      </w:r>
      <w:r w:rsidR="00DC3F88">
        <w:t xml:space="preserve"> (SOAP y REST)</w:t>
      </w:r>
      <w:r>
        <w:t>, en lenguaje C# y debe implementar los siguientes métodos:</w:t>
      </w:r>
    </w:p>
    <w:p w14:paraId="0ECDA2E8" w14:textId="77777777" w:rsidR="00DB7A8C" w:rsidRPr="00CA1485" w:rsidRDefault="002A3014" w:rsidP="00CA1485">
      <w:pPr>
        <w:pStyle w:val="Prrafodelista"/>
        <w:numPr>
          <w:ilvl w:val="0"/>
          <w:numId w:val="13"/>
        </w:numPr>
        <w:spacing w:after="0" w:line="240" w:lineRule="auto"/>
      </w:pPr>
      <w:proofErr w:type="spellStart"/>
      <w:r>
        <w:rPr>
          <w:b/>
        </w:rPr>
        <w:t>Obtener</w:t>
      </w:r>
      <w:r w:rsidR="00FB1E1C">
        <w:rPr>
          <w:b/>
        </w:rPr>
        <w:t>TiposAtencion</w:t>
      </w:r>
      <w:proofErr w:type="spellEnd"/>
      <w:r>
        <w:rPr>
          <w:b/>
        </w:rPr>
        <w:t>:</w:t>
      </w:r>
      <w:r w:rsidR="00CA1485">
        <w:rPr>
          <w:b/>
        </w:rPr>
        <w:t xml:space="preserve"> </w:t>
      </w:r>
      <w:r w:rsidR="00CA1485" w:rsidRPr="00CA1485">
        <w:t>Este método permite obtener los tipos de atención de un centro de salud</w:t>
      </w:r>
      <w:r w:rsidRPr="00CA1485">
        <w:t>.</w:t>
      </w:r>
    </w:p>
    <w:p w14:paraId="01EF5788" w14:textId="77777777" w:rsidR="000027B4" w:rsidRPr="00CA1485" w:rsidRDefault="00FF1030" w:rsidP="000027B4">
      <w:pPr>
        <w:pStyle w:val="Prrafodelista"/>
        <w:numPr>
          <w:ilvl w:val="0"/>
          <w:numId w:val="13"/>
        </w:numPr>
        <w:spacing w:after="0" w:line="240" w:lineRule="auto"/>
      </w:pPr>
      <w:proofErr w:type="spellStart"/>
      <w:r>
        <w:rPr>
          <w:b/>
        </w:rPr>
        <w:t>ObtenerTiposAtencion</w:t>
      </w:r>
      <w:r w:rsidR="000027B4">
        <w:rPr>
          <w:b/>
        </w:rPr>
        <w:t>SexoEdad</w:t>
      </w:r>
      <w:proofErr w:type="spellEnd"/>
      <w:r w:rsidR="000027B4">
        <w:rPr>
          <w:b/>
        </w:rPr>
        <w:t xml:space="preserve">: </w:t>
      </w:r>
      <w:r w:rsidR="000027B4" w:rsidRPr="00CA1485">
        <w:t>Este método permite obtener los tipos de atención de un centro de salud</w:t>
      </w:r>
      <w:r w:rsidR="000027B4">
        <w:t xml:space="preserve"> dependiendo del sexo y la Edad del Paciente</w:t>
      </w:r>
      <w:r w:rsidR="000027B4" w:rsidRPr="00CA1485">
        <w:t>.</w:t>
      </w:r>
    </w:p>
    <w:p w14:paraId="55FDA730" w14:textId="77777777" w:rsidR="002A3014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proofErr w:type="spellStart"/>
      <w:r>
        <w:rPr>
          <w:b/>
        </w:rPr>
        <w:t>ObtenerDisponibilidad</w:t>
      </w:r>
      <w:proofErr w:type="spellEnd"/>
      <w:r w:rsidR="002A3014">
        <w:rPr>
          <w:b/>
        </w:rPr>
        <w:t>:</w:t>
      </w:r>
      <w:r w:rsidR="00CA1485">
        <w:rPr>
          <w:b/>
        </w:rPr>
        <w:t xml:space="preserve"> </w:t>
      </w:r>
      <w:r w:rsidR="00CA1485" w:rsidRPr="00CA1485">
        <w:t>Este método permite obtener la disponibilidad de cupos de un tipo de atención en un rango de fecha determinado</w:t>
      </w:r>
      <w:r w:rsidR="002A3014">
        <w:t>.</w:t>
      </w:r>
    </w:p>
    <w:p w14:paraId="7F03D1C6" w14:textId="77777777" w:rsidR="004E5E70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proofErr w:type="spellStart"/>
      <w:r>
        <w:rPr>
          <w:b/>
        </w:rPr>
        <w:t>ObtenerCitasFuturas</w:t>
      </w:r>
      <w:proofErr w:type="spellEnd"/>
      <w:r>
        <w:rPr>
          <w:b/>
        </w:rPr>
        <w:t>:</w:t>
      </w:r>
      <w:r w:rsidR="00CA1485">
        <w:rPr>
          <w:b/>
        </w:rPr>
        <w:t xml:space="preserve"> </w:t>
      </w:r>
      <w:r w:rsidR="00CA1485" w:rsidRPr="00CA1485">
        <w:t xml:space="preserve">Este método permite obtener </w:t>
      </w:r>
      <w:proofErr w:type="gramStart"/>
      <w:r w:rsidR="00CA1485" w:rsidRPr="00CA1485">
        <w:t>todas la citas futuras</w:t>
      </w:r>
      <w:proofErr w:type="gramEnd"/>
      <w:r w:rsidR="00CA1485" w:rsidRPr="00CA1485">
        <w:t xml:space="preserve"> de un paciente en un centro</w:t>
      </w:r>
      <w:r w:rsidR="004E5E70" w:rsidRPr="00CA1485">
        <w:t>.</w:t>
      </w:r>
    </w:p>
    <w:p w14:paraId="50939B01" w14:textId="77777777" w:rsidR="00FB1E1C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proofErr w:type="spellStart"/>
      <w:r>
        <w:rPr>
          <w:b/>
        </w:rPr>
        <w:t>NotificarCitaNueva</w:t>
      </w:r>
      <w:proofErr w:type="spellEnd"/>
      <w:r>
        <w:rPr>
          <w:b/>
        </w:rPr>
        <w:t>:</w:t>
      </w:r>
      <w:r w:rsidR="00CA1485" w:rsidRPr="00CA1485">
        <w:t xml:space="preserve"> Este método permite notificar a Rayen de una cita nueva.</w:t>
      </w:r>
    </w:p>
    <w:p w14:paraId="49AE5BCA" w14:textId="77777777" w:rsidR="00FB1E1C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proofErr w:type="spellStart"/>
      <w:r w:rsidRPr="00CA1485">
        <w:rPr>
          <w:b/>
        </w:rPr>
        <w:t>NotificarCitaNuevaConfirmada</w:t>
      </w:r>
      <w:proofErr w:type="spellEnd"/>
      <w:r>
        <w:t>:</w:t>
      </w:r>
      <w:r w:rsidR="00CA1485">
        <w:t xml:space="preserve"> Este método permite notificar a Rayen de una cita nueva confirmada.</w:t>
      </w:r>
    </w:p>
    <w:p w14:paraId="410439D6" w14:textId="77777777" w:rsidR="00FB1E1C" w:rsidRDefault="00FB1E1C" w:rsidP="00CA1485">
      <w:pPr>
        <w:pStyle w:val="Prrafodelista"/>
        <w:numPr>
          <w:ilvl w:val="0"/>
          <w:numId w:val="13"/>
        </w:numPr>
        <w:spacing w:after="0" w:line="240" w:lineRule="auto"/>
      </w:pPr>
      <w:proofErr w:type="spellStart"/>
      <w:r w:rsidRPr="00CA1485">
        <w:rPr>
          <w:b/>
        </w:rPr>
        <w:t>NotificarCitaNuevaRechazada</w:t>
      </w:r>
      <w:proofErr w:type="spellEnd"/>
      <w:r>
        <w:t>:</w:t>
      </w:r>
      <w:r w:rsidR="00CA1485">
        <w:t xml:space="preserve"> Este método permite notificar a Rayen de una cita nueva rechazada por el paciente.</w:t>
      </w:r>
    </w:p>
    <w:p w14:paraId="5A2B9E55" w14:textId="77777777" w:rsidR="00BB64AF" w:rsidRDefault="00B32EE3" w:rsidP="00DB7A8C">
      <w:pPr>
        <w:pStyle w:val="Prrafodelista"/>
        <w:numPr>
          <w:ilvl w:val="0"/>
          <w:numId w:val="13"/>
        </w:numPr>
      </w:pPr>
      <w:proofErr w:type="spellStart"/>
      <w:r w:rsidRPr="007751A8">
        <w:rPr>
          <w:b/>
        </w:rPr>
        <w:t>ObtenerVersion</w:t>
      </w:r>
      <w:proofErr w:type="spellEnd"/>
      <w:r w:rsidR="007751A8">
        <w:t>: Este método permite obtener la versión del servicio web</w:t>
      </w:r>
      <w:r w:rsidR="00BB64AF">
        <w:br w:type="page"/>
      </w:r>
    </w:p>
    <w:p w14:paraId="566609AE" w14:textId="77777777" w:rsidR="00C30023" w:rsidRDefault="00B32EE3" w:rsidP="008A2F86">
      <w:pPr>
        <w:pStyle w:val="Ttulo1"/>
        <w:spacing w:before="0"/>
      </w:pPr>
      <w:bookmarkStart w:id="8" w:name="_Toc430861150"/>
      <w:r>
        <w:lastRenderedPageBreak/>
        <w:t>Estructura Servicio Web</w:t>
      </w:r>
      <w:bookmarkEnd w:id="8"/>
    </w:p>
    <w:p w14:paraId="238E3A25" w14:textId="77777777" w:rsidR="00FB1E1C" w:rsidRDefault="00FB1E1C" w:rsidP="00FB1E1C">
      <w:pPr>
        <w:pStyle w:val="Ttulo2"/>
        <w:ind w:left="567"/>
      </w:pPr>
      <w:bookmarkStart w:id="9" w:name="_Toc430861151"/>
      <w:proofErr w:type="spellStart"/>
      <w:r>
        <w:t>Metodo</w:t>
      </w:r>
      <w:proofErr w:type="spellEnd"/>
      <w:r>
        <w:t xml:space="preserve"> </w:t>
      </w:r>
      <w:proofErr w:type="spellStart"/>
      <w:r>
        <w:t>ObtenerTiposAtencion</w:t>
      </w:r>
      <w:bookmarkEnd w:id="9"/>
      <w:proofErr w:type="spellEnd"/>
    </w:p>
    <w:p w14:paraId="2259606E" w14:textId="77777777" w:rsidR="00FC2453" w:rsidRDefault="00FC2453" w:rsidP="00FC2453">
      <w:r>
        <w:object w:dxaOrig="9384" w:dyaOrig="5126" w14:anchorId="6B9DB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41.5pt" o:ole="">
            <v:imagedata r:id="rId12" o:title=""/>
          </v:shape>
          <o:OLEObject Type="Embed" ProgID="Visio.Drawing.11" ShapeID="_x0000_i1025" DrawAspect="Content" ObjectID="_1505041530" r:id="rId13"/>
        </w:object>
      </w:r>
    </w:p>
    <w:p w14:paraId="59D51E45" w14:textId="77777777" w:rsidR="00FC2453" w:rsidRPr="00454404" w:rsidRDefault="00FC2453" w:rsidP="00FC2453">
      <w:pPr>
        <w:pStyle w:val="Ttulo3"/>
        <w:rPr>
          <w:lang w:val="es-CL"/>
        </w:rPr>
      </w:pPr>
      <w:bookmarkStart w:id="10" w:name="_Toc430861152"/>
      <w:r w:rsidRPr="009232B3">
        <w:t>Par</w:t>
      </w:r>
      <w:r w:rsidRPr="009232B3">
        <w:rPr>
          <w:rFonts w:hint="eastAsia"/>
        </w:rPr>
        <w:t>á</w:t>
      </w:r>
      <w:r w:rsidRPr="009232B3">
        <w:t>metro Entrada</w:t>
      </w:r>
      <w:r w:rsidRPr="008F029C">
        <w:rPr>
          <w:lang w:val="es-CL"/>
        </w:rPr>
        <w:t xml:space="preserve"> </w:t>
      </w:r>
      <w:proofErr w:type="spellStart"/>
      <w:r w:rsidRPr="00F763D5">
        <w:t>Parametro</w:t>
      </w:r>
      <w:r w:rsidR="003D715A">
        <w:t>ObtenerTiposAtencion</w:t>
      </w:r>
      <w:bookmarkEnd w:id="10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2126"/>
        <w:gridCol w:w="709"/>
        <w:gridCol w:w="3650"/>
      </w:tblGrid>
      <w:tr w:rsidR="00FC2453" w:rsidRPr="005B023B" w14:paraId="2989422A" w14:textId="77777777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FF733C0" w14:textId="77777777" w:rsidR="00FC2453" w:rsidRPr="005B023B" w:rsidRDefault="003D715A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F763D5">
              <w:t>Parametro</w:t>
            </w:r>
            <w:r>
              <w:t>ObtenerTiposAtencion</w:t>
            </w:r>
            <w:proofErr w:type="spellEnd"/>
          </w:p>
        </w:tc>
      </w:tr>
      <w:tr w:rsidR="00FC2453" w:rsidRPr="005B023B" w14:paraId="2E4DC072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1BC10F0" w14:textId="77777777" w:rsidR="00FC2453" w:rsidRPr="005B023B" w:rsidRDefault="00FC2453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6E28C32" w14:textId="77777777"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C293F2A" w14:textId="77777777"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56928C5" w14:textId="77777777"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FC2453" w:rsidRPr="005B023B" w14:paraId="00AA12D5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7DC95B3" w14:textId="77777777" w:rsidR="00FC2453" w:rsidRPr="004D39A7" w:rsidRDefault="00FC2453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ParametroBase</w:t>
            </w:r>
            <w:proofErr w:type="spellEnd"/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467EE62" w14:textId="77777777"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TypeParametroBase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2311746" w14:textId="77777777"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567A99" w14:textId="77777777" w:rsidR="00FC2453" w:rsidRPr="005B023B" w:rsidRDefault="00FC2453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 xml:space="preserve">formación acerca de quien </w:t>
            </w:r>
            <w:r w:rsidR="00CA1485">
              <w:rPr>
                <w:lang w:val="es-CL"/>
              </w:rPr>
              <w:t>esta consultado</w:t>
            </w:r>
          </w:p>
        </w:tc>
      </w:tr>
    </w:tbl>
    <w:p w14:paraId="17A1384B" w14:textId="77777777" w:rsidR="00FC2453" w:rsidRPr="00B92AA9" w:rsidRDefault="00FC2453" w:rsidP="00FC2453">
      <w:pPr>
        <w:spacing w:after="0"/>
        <w:rPr>
          <w:lang w:val="es-CL"/>
        </w:rPr>
      </w:pPr>
    </w:p>
    <w:p w14:paraId="1EF95098" w14:textId="77777777" w:rsidR="00FC2453" w:rsidRPr="00454404" w:rsidRDefault="00FC2453" w:rsidP="00FC2453">
      <w:pPr>
        <w:pStyle w:val="Ttulo3"/>
        <w:rPr>
          <w:lang w:val="es-CL"/>
        </w:rPr>
      </w:pPr>
      <w:bookmarkStart w:id="11" w:name="_Toc430861153"/>
      <w:r w:rsidRPr="009232B3">
        <w:t>Par</w:t>
      </w:r>
      <w:r w:rsidRPr="009232B3">
        <w:rPr>
          <w:rFonts w:hint="eastAsia"/>
        </w:rPr>
        <w:t>á</w:t>
      </w:r>
      <w:r w:rsidRPr="009232B3">
        <w:t>metro Salida</w:t>
      </w:r>
      <w:r w:rsidRPr="00454404">
        <w:rPr>
          <w:lang w:val="es-CL"/>
        </w:rPr>
        <w:t xml:space="preserve"> Respuesta</w:t>
      </w:r>
      <w:proofErr w:type="spellStart"/>
      <w:r w:rsidR="003D715A">
        <w:t>ObtenerTiposAtencion</w:t>
      </w:r>
      <w:bookmarkEnd w:id="11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59"/>
        <w:gridCol w:w="2257"/>
        <w:gridCol w:w="654"/>
        <w:gridCol w:w="3650"/>
      </w:tblGrid>
      <w:tr w:rsidR="00FC2453" w:rsidRPr="005B023B" w14:paraId="4DE0E5CC" w14:textId="77777777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D9590CD" w14:textId="77777777" w:rsidR="00FC2453" w:rsidRPr="005B023B" w:rsidRDefault="003D715A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Respuesta</w:t>
            </w:r>
            <w:proofErr w:type="spellStart"/>
            <w:r>
              <w:t>ObtenerTiposAtencion</w:t>
            </w:r>
            <w:proofErr w:type="spellEnd"/>
          </w:p>
        </w:tc>
      </w:tr>
      <w:tr w:rsidR="00FC2453" w:rsidRPr="005B023B" w14:paraId="6262F49B" w14:textId="77777777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DC92AF" w14:textId="77777777" w:rsidR="00FC2453" w:rsidRPr="005B023B" w:rsidRDefault="00FC2453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3F419AA" w14:textId="77777777"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68983A5" w14:textId="77777777"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48C3892" w14:textId="77777777" w:rsidR="00FC2453" w:rsidRPr="005B023B" w:rsidRDefault="00FC2453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FC2453" w:rsidRPr="005B023B" w14:paraId="697E151A" w14:textId="77777777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EC7A9" w14:textId="77777777" w:rsidR="00FC2453" w:rsidRPr="004D39A7" w:rsidRDefault="00746541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TiposAtencion</w:t>
            </w:r>
            <w:proofErr w:type="spellEnd"/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E4E60B5" w14:textId="77777777" w:rsidR="00FC2453" w:rsidRPr="005B023B" w:rsidRDefault="00FC2453" w:rsidP="0074654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Arreglo de </w:t>
            </w:r>
            <w:proofErr w:type="spellStart"/>
            <w:r w:rsidRPr="005B023B">
              <w:rPr>
                <w:lang w:val="es-CL"/>
              </w:rPr>
              <w:t>Type</w:t>
            </w:r>
            <w:r w:rsidR="00746541">
              <w:rPr>
                <w:lang w:val="es-CL"/>
              </w:rPr>
              <w:t>TipoAtencion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E0D015" w14:textId="77777777"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E9B5E51" w14:textId="77777777" w:rsidR="00FC2453" w:rsidRPr="005B023B" w:rsidRDefault="00FC2453" w:rsidP="0074654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Arreglo de </w:t>
            </w:r>
            <w:r w:rsidR="00746541">
              <w:rPr>
                <w:lang w:val="es-CL"/>
              </w:rPr>
              <w:t>Tipos de atención</w:t>
            </w:r>
          </w:p>
        </w:tc>
      </w:tr>
      <w:tr w:rsidR="00FC2453" w:rsidRPr="005B023B" w14:paraId="71C125A3" w14:textId="77777777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4FC71D2" w14:textId="77777777" w:rsidR="00FC2453" w:rsidRPr="004D39A7" w:rsidRDefault="00FC2453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RespuestaBase</w:t>
            </w:r>
            <w:proofErr w:type="spellEnd"/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A743EF" w14:textId="77777777"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TypeRespuestaBase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2E5D59B" w14:textId="77777777" w:rsidR="00FC2453" w:rsidRPr="005B023B" w:rsidRDefault="00FC2453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640747A" w14:textId="77777777" w:rsidR="00FC2453" w:rsidRPr="005B023B" w:rsidRDefault="00FC2453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Indica resultado de la </w:t>
            </w:r>
            <w:r>
              <w:rPr>
                <w:lang w:val="es-CL"/>
              </w:rPr>
              <w:t>acción</w:t>
            </w:r>
          </w:p>
        </w:tc>
      </w:tr>
    </w:tbl>
    <w:p w14:paraId="19CDDCB2" w14:textId="77777777" w:rsidR="000027B4" w:rsidRDefault="00FF1030" w:rsidP="000027B4">
      <w:pPr>
        <w:pStyle w:val="Ttulo2"/>
        <w:ind w:left="567"/>
      </w:pPr>
      <w:bookmarkStart w:id="12" w:name="_Toc430861154"/>
      <w:proofErr w:type="spellStart"/>
      <w:r>
        <w:lastRenderedPageBreak/>
        <w:t>Metodo</w:t>
      </w:r>
      <w:proofErr w:type="spellEnd"/>
      <w:r>
        <w:t xml:space="preserve"> </w:t>
      </w:r>
      <w:proofErr w:type="spellStart"/>
      <w:r>
        <w:t>ObtenerTiposAtencion</w:t>
      </w:r>
      <w:r w:rsidR="000027B4">
        <w:t>SexoEdad</w:t>
      </w:r>
      <w:bookmarkEnd w:id="12"/>
      <w:proofErr w:type="spellEnd"/>
    </w:p>
    <w:p w14:paraId="09986385" w14:textId="77777777" w:rsidR="000027B4" w:rsidRDefault="000027B4" w:rsidP="000027B4">
      <w:r>
        <w:object w:dxaOrig="9384" w:dyaOrig="5125" w14:anchorId="1C6F3746">
          <v:shape id="_x0000_i1026" type="#_x0000_t75" style="width:441.75pt;height:241.5pt" o:ole="">
            <v:imagedata r:id="rId14" o:title=""/>
          </v:shape>
          <o:OLEObject Type="Embed" ProgID="Visio.Drawing.11" ShapeID="_x0000_i1026" DrawAspect="Content" ObjectID="_1505041531" r:id="rId15"/>
        </w:object>
      </w:r>
    </w:p>
    <w:p w14:paraId="362EAA67" w14:textId="77777777" w:rsidR="000027B4" w:rsidRPr="00454404" w:rsidRDefault="000027B4" w:rsidP="000027B4">
      <w:pPr>
        <w:pStyle w:val="Ttulo3"/>
        <w:rPr>
          <w:lang w:val="es-CL"/>
        </w:rPr>
      </w:pPr>
      <w:bookmarkStart w:id="13" w:name="_Toc430861155"/>
      <w:r w:rsidRPr="009232B3">
        <w:t>Par</w:t>
      </w:r>
      <w:r w:rsidRPr="009232B3">
        <w:rPr>
          <w:rFonts w:hint="eastAsia"/>
        </w:rPr>
        <w:t>á</w:t>
      </w:r>
      <w:r w:rsidRPr="009232B3">
        <w:t>metro Entrada</w:t>
      </w:r>
      <w:r w:rsidRPr="008F029C">
        <w:rPr>
          <w:lang w:val="es-CL"/>
        </w:rPr>
        <w:t xml:space="preserve"> </w:t>
      </w:r>
      <w:proofErr w:type="spellStart"/>
      <w:r w:rsidRPr="00F763D5">
        <w:t>Parametro</w:t>
      </w:r>
      <w:r>
        <w:t>ObtenerTiposAtencionPorSexoEdad</w:t>
      </w:r>
      <w:bookmarkEnd w:id="13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2126"/>
        <w:gridCol w:w="709"/>
        <w:gridCol w:w="3650"/>
      </w:tblGrid>
      <w:tr w:rsidR="000027B4" w:rsidRPr="005B023B" w14:paraId="78509790" w14:textId="77777777" w:rsidTr="000027B4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74BF707" w14:textId="77777777" w:rsidR="000027B4" w:rsidRPr="005B023B" w:rsidRDefault="000027B4" w:rsidP="000027B4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F763D5">
              <w:t>Parametro</w:t>
            </w:r>
            <w:r>
              <w:t>ObtenerTiposAtencionPorSexoEdad</w:t>
            </w:r>
            <w:proofErr w:type="spellEnd"/>
          </w:p>
        </w:tc>
      </w:tr>
      <w:tr w:rsidR="000027B4" w:rsidRPr="005B023B" w14:paraId="00196832" w14:textId="77777777" w:rsidTr="000027B4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6D36F37" w14:textId="77777777" w:rsidR="000027B4" w:rsidRPr="005B023B" w:rsidRDefault="000027B4" w:rsidP="000027B4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85E6D38" w14:textId="77777777" w:rsidR="000027B4" w:rsidRPr="005B023B" w:rsidRDefault="000027B4" w:rsidP="000027B4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990C7D3" w14:textId="77777777" w:rsidR="000027B4" w:rsidRPr="005B023B" w:rsidRDefault="000027B4" w:rsidP="000027B4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24EB242" w14:textId="77777777" w:rsidR="000027B4" w:rsidRPr="005B023B" w:rsidRDefault="000027B4" w:rsidP="000027B4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0027B4" w:rsidRPr="005B023B" w14:paraId="0E3B2421" w14:textId="77777777" w:rsidTr="000027B4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9BEEDF3" w14:textId="77777777" w:rsidR="000027B4" w:rsidRPr="004D39A7" w:rsidRDefault="000027B4" w:rsidP="000027B4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ParametroBase</w:t>
            </w:r>
            <w:proofErr w:type="spellEnd"/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CBB6E6D" w14:textId="77777777" w:rsidR="000027B4" w:rsidRPr="005B023B" w:rsidRDefault="000027B4" w:rsidP="000027B4">
            <w:pPr>
              <w:spacing w:after="0" w:line="240" w:lineRule="auto"/>
              <w:ind w:left="708" w:hanging="708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TypeParametroBase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D882956" w14:textId="77777777" w:rsidR="000027B4" w:rsidRPr="005B023B" w:rsidRDefault="000027B4" w:rsidP="000027B4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BA684A3" w14:textId="77777777" w:rsidR="000027B4" w:rsidRPr="005B023B" w:rsidRDefault="000027B4" w:rsidP="000027B4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>formación acerca de quien esta consultado</w:t>
            </w:r>
          </w:p>
        </w:tc>
      </w:tr>
      <w:tr w:rsidR="005307F4" w:rsidRPr="005B023B" w14:paraId="30D7EF99" w14:textId="77777777" w:rsidTr="000027B4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DE5C156" w14:textId="77777777" w:rsidR="005307F4" w:rsidRDefault="005307F4" w:rsidP="000027B4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IdentificadorPaciente</w:t>
            </w:r>
            <w:proofErr w:type="spellEnd"/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236AE53" w14:textId="77777777" w:rsidR="005307F4" w:rsidRDefault="005307F4" w:rsidP="000027B4">
            <w:pPr>
              <w:spacing w:after="0" w:line="240" w:lineRule="auto"/>
              <w:ind w:left="708" w:hanging="708"/>
              <w:rPr>
                <w:lang w:val="es-CL"/>
              </w:rPr>
            </w:pPr>
            <w:proofErr w:type="spellStart"/>
            <w:r>
              <w:rPr>
                <w:lang w:val="es-CL"/>
              </w:rPr>
              <w:t>Integer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6CA74D4" w14:textId="77777777" w:rsidR="005307F4" w:rsidRDefault="005307F4" w:rsidP="000027B4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F0B837" w14:textId="77777777" w:rsidR="005307F4" w:rsidRDefault="005307F4" w:rsidP="000027B4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 RYF del Paciente</w:t>
            </w:r>
          </w:p>
        </w:tc>
      </w:tr>
    </w:tbl>
    <w:p w14:paraId="670F7D59" w14:textId="77777777" w:rsidR="000027B4" w:rsidRPr="00B92AA9" w:rsidRDefault="000027B4" w:rsidP="000027B4">
      <w:pPr>
        <w:spacing w:after="0"/>
        <w:rPr>
          <w:lang w:val="es-CL"/>
        </w:rPr>
      </w:pPr>
    </w:p>
    <w:p w14:paraId="5848A515" w14:textId="77777777" w:rsidR="000027B4" w:rsidRPr="00454404" w:rsidRDefault="000027B4" w:rsidP="000027B4">
      <w:pPr>
        <w:pStyle w:val="Ttulo3"/>
        <w:rPr>
          <w:lang w:val="es-CL"/>
        </w:rPr>
      </w:pPr>
      <w:bookmarkStart w:id="14" w:name="_Toc430861156"/>
      <w:r w:rsidRPr="009232B3">
        <w:t>Par</w:t>
      </w:r>
      <w:r w:rsidRPr="009232B3">
        <w:rPr>
          <w:rFonts w:hint="eastAsia"/>
        </w:rPr>
        <w:t>á</w:t>
      </w:r>
      <w:r w:rsidRPr="009232B3">
        <w:t>metro Salida</w:t>
      </w:r>
      <w:r w:rsidRPr="00454404">
        <w:rPr>
          <w:lang w:val="es-CL"/>
        </w:rPr>
        <w:t xml:space="preserve"> Respuesta</w:t>
      </w:r>
      <w:proofErr w:type="spellStart"/>
      <w:r>
        <w:t>ObtenerTiposAtencion</w:t>
      </w:r>
      <w:bookmarkEnd w:id="14"/>
      <w:ins w:id="15" w:author="Alberto Lopez" w:date="2015-09-29T12:31:00Z">
        <w:r w:rsidR="00C07F86">
          <w:t>PorSexoEdad</w:t>
        </w:r>
      </w:ins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59"/>
        <w:gridCol w:w="2257"/>
        <w:gridCol w:w="654"/>
        <w:gridCol w:w="3650"/>
      </w:tblGrid>
      <w:tr w:rsidR="000027B4" w:rsidRPr="005B023B" w14:paraId="617A1109" w14:textId="77777777" w:rsidTr="000027B4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75F20A17" w14:textId="77777777" w:rsidR="000027B4" w:rsidRPr="005B023B" w:rsidRDefault="000027B4" w:rsidP="000027B4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Respuesta</w:t>
            </w:r>
            <w:proofErr w:type="spellStart"/>
            <w:r>
              <w:t>ObtenerTiposAtencion</w:t>
            </w:r>
            <w:ins w:id="16" w:author="Alberto Lopez" w:date="2015-09-29T12:31:00Z">
              <w:r w:rsidR="00C07F86">
                <w:t>PorSexoEdad</w:t>
              </w:r>
            </w:ins>
            <w:proofErr w:type="spellEnd"/>
          </w:p>
        </w:tc>
      </w:tr>
      <w:tr w:rsidR="000027B4" w:rsidRPr="005B023B" w14:paraId="3FE5B8CA" w14:textId="77777777" w:rsidTr="000027B4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2EC69B4" w14:textId="77777777" w:rsidR="000027B4" w:rsidRPr="005B023B" w:rsidRDefault="000027B4" w:rsidP="000027B4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29FD34A" w14:textId="77777777" w:rsidR="000027B4" w:rsidRPr="005B023B" w:rsidRDefault="000027B4" w:rsidP="000027B4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879A0DD" w14:textId="77777777" w:rsidR="000027B4" w:rsidRPr="005B023B" w:rsidRDefault="000027B4" w:rsidP="000027B4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D1D161A" w14:textId="77777777" w:rsidR="000027B4" w:rsidRPr="005B023B" w:rsidRDefault="000027B4" w:rsidP="000027B4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0027B4" w:rsidRPr="005B023B" w14:paraId="62FD68F6" w14:textId="77777777" w:rsidTr="000027B4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AEEF2F3" w14:textId="77777777" w:rsidR="000027B4" w:rsidRPr="004D39A7" w:rsidRDefault="000027B4" w:rsidP="000027B4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TiposAtencion</w:t>
            </w:r>
            <w:proofErr w:type="spellEnd"/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BEB3EC0" w14:textId="77777777" w:rsidR="000027B4" w:rsidRPr="005B023B" w:rsidRDefault="000027B4" w:rsidP="000027B4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Arreglo de </w:t>
            </w:r>
            <w:proofErr w:type="spellStart"/>
            <w:r w:rsidRPr="005B023B">
              <w:rPr>
                <w:lang w:val="es-CL"/>
              </w:rPr>
              <w:t>Type</w:t>
            </w:r>
            <w:r>
              <w:rPr>
                <w:lang w:val="es-CL"/>
              </w:rPr>
              <w:t>TipoAtencion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D329EF" w14:textId="77777777" w:rsidR="000027B4" w:rsidRPr="005B023B" w:rsidRDefault="000027B4" w:rsidP="000027B4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1FC9C1A" w14:textId="77777777" w:rsidR="000027B4" w:rsidRPr="005B023B" w:rsidRDefault="000027B4" w:rsidP="000027B4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Arreglo de Tipos de atención</w:t>
            </w:r>
            <w:ins w:id="17" w:author="Alberto Lopez" w:date="2015-09-29T12:32:00Z">
              <w:r w:rsidR="00C07F86">
                <w:rPr>
                  <w:lang w:val="es-CL"/>
                </w:rPr>
                <w:t xml:space="preserve"> filtrados por sexo y edad del paciente</w:t>
              </w:r>
            </w:ins>
          </w:p>
        </w:tc>
      </w:tr>
      <w:tr w:rsidR="000027B4" w:rsidRPr="005B023B" w14:paraId="4CFDC97D" w14:textId="77777777" w:rsidTr="000027B4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EB08534" w14:textId="77777777" w:rsidR="000027B4" w:rsidRPr="004D39A7" w:rsidRDefault="000027B4" w:rsidP="000027B4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RespuestaBase</w:t>
            </w:r>
            <w:proofErr w:type="spellEnd"/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4F2DB94" w14:textId="77777777" w:rsidR="000027B4" w:rsidRPr="005B023B" w:rsidRDefault="000027B4" w:rsidP="000027B4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TypeRespuestaBase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3DEA5BE" w14:textId="77777777" w:rsidR="000027B4" w:rsidRPr="005B023B" w:rsidRDefault="000027B4" w:rsidP="000027B4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F892FDA" w14:textId="77777777" w:rsidR="000027B4" w:rsidRPr="005B023B" w:rsidRDefault="000027B4" w:rsidP="000027B4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Indica resultado de la </w:t>
            </w:r>
            <w:r>
              <w:rPr>
                <w:lang w:val="es-CL"/>
              </w:rPr>
              <w:t>acción</w:t>
            </w:r>
          </w:p>
        </w:tc>
      </w:tr>
    </w:tbl>
    <w:p w14:paraId="3F278DA9" w14:textId="77777777" w:rsidR="00FB1E1C" w:rsidRDefault="00FB1E1C" w:rsidP="00FB1E1C">
      <w:pPr>
        <w:pStyle w:val="Ttulo2"/>
        <w:ind w:left="567"/>
      </w:pPr>
      <w:bookmarkStart w:id="18" w:name="_Toc430861157"/>
      <w:proofErr w:type="spellStart"/>
      <w:r>
        <w:lastRenderedPageBreak/>
        <w:t>Metodo</w:t>
      </w:r>
      <w:proofErr w:type="spellEnd"/>
      <w:r>
        <w:t xml:space="preserve"> </w:t>
      </w:r>
      <w:proofErr w:type="spellStart"/>
      <w:r>
        <w:t>ObtenerDisponibilidad</w:t>
      </w:r>
      <w:bookmarkEnd w:id="18"/>
      <w:proofErr w:type="spellEnd"/>
    </w:p>
    <w:p w14:paraId="6B7270A5" w14:textId="77777777" w:rsidR="007013BA" w:rsidRDefault="00FC2453" w:rsidP="007013BA">
      <w:r>
        <w:object w:dxaOrig="9384" w:dyaOrig="5126" w14:anchorId="71A84C1F">
          <v:shape id="_x0000_i1027" type="#_x0000_t75" style="width:441.75pt;height:241.5pt" o:ole="">
            <v:imagedata r:id="rId16" o:title=""/>
          </v:shape>
          <o:OLEObject Type="Embed" ProgID="Visio.Drawing.11" ShapeID="_x0000_i1027" DrawAspect="Content" ObjectID="_1505041532" r:id="rId17"/>
        </w:object>
      </w:r>
    </w:p>
    <w:p w14:paraId="20586B7F" w14:textId="77777777" w:rsidR="007013BA" w:rsidRPr="00454404" w:rsidRDefault="007013BA" w:rsidP="007013BA">
      <w:pPr>
        <w:pStyle w:val="Ttulo3"/>
        <w:rPr>
          <w:lang w:val="es-CL"/>
        </w:rPr>
      </w:pPr>
      <w:bookmarkStart w:id="19" w:name="_Toc430861158"/>
      <w:r w:rsidRPr="009232B3">
        <w:t>Par</w:t>
      </w:r>
      <w:r w:rsidRPr="009232B3">
        <w:rPr>
          <w:rFonts w:hint="eastAsia"/>
        </w:rPr>
        <w:t>á</w:t>
      </w:r>
      <w:r w:rsidRPr="009232B3">
        <w:t>metro Entrada</w:t>
      </w:r>
      <w:r w:rsidRPr="008F029C">
        <w:rPr>
          <w:lang w:val="es-CL"/>
        </w:rPr>
        <w:t xml:space="preserve"> </w:t>
      </w:r>
      <w:proofErr w:type="spellStart"/>
      <w:r w:rsidRPr="00F763D5">
        <w:t>Parametro</w:t>
      </w:r>
      <w:r w:rsidR="00A25E0B">
        <w:t>ObtenerDisponibilidad</w:t>
      </w:r>
      <w:bookmarkEnd w:id="19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2126"/>
        <w:gridCol w:w="709"/>
        <w:gridCol w:w="3650"/>
      </w:tblGrid>
      <w:tr w:rsidR="007013BA" w:rsidRPr="005B023B" w14:paraId="2D2E86D4" w14:textId="77777777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7B209CDB" w14:textId="77777777" w:rsidR="007013BA" w:rsidRPr="005B023B" w:rsidRDefault="00A25E0B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F763D5">
              <w:t>Parametro</w:t>
            </w:r>
            <w:r>
              <w:t>ObtenerDisponibilidad</w:t>
            </w:r>
            <w:proofErr w:type="spellEnd"/>
          </w:p>
        </w:tc>
      </w:tr>
      <w:tr w:rsidR="007013BA" w:rsidRPr="005B023B" w14:paraId="682E09FE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CF743DC" w14:textId="77777777" w:rsidR="007013BA" w:rsidRPr="005B023B" w:rsidRDefault="007013BA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4F34EBF" w14:textId="77777777" w:rsidR="007013BA" w:rsidRPr="005B023B" w:rsidRDefault="007013BA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520F117" w14:textId="77777777" w:rsidR="007013BA" w:rsidRPr="005B023B" w:rsidRDefault="007013BA" w:rsidP="00FC2453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BCDFB4A" w14:textId="77777777" w:rsidR="007013BA" w:rsidRPr="005B023B" w:rsidRDefault="007013BA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7013BA" w:rsidRPr="005B023B" w14:paraId="3441647B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9423362" w14:textId="77777777" w:rsidR="007013BA" w:rsidRDefault="007013BA" w:rsidP="00FC2453">
            <w:pPr>
              <w:rPr>
                <w:b/>
              </w:rPr>
            </w:pPr>
            <w:proofErr w:type="spellStart"/>
            <w:r>
              <w:t>Token</w:t>
            </w:r>
            <w:proofErr w:type="spellEnd"/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BBA15D7" w14:textId="77777777" w:rsidR="007013BA" w:rsidRDefault="007013BA" w:rsidP="00FC2453">
            <w:proofErr w:type="spellStart"/>
            <w: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CE48768" w14:textId="77777777" w:rsidR="007013BA" w:rsidRDefault="007013BA" w:rsidP="00FC2453">
            <w: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62BAAB9" w14:textId="77777777" w:rsidR="007013BA" w:rsidRDefault="007013BA" w:rsidP="00FC2453">
            <w:proofErr w:type="spellStart"/>
            <w:r>
              <w:t>Token</w:t>
            </w:r>
            <w:proofErr w:type="spellEnd"/>
            <w:r>
              <w:t xml:space="preserve"> de seguridad</w:t>
            </w:r>
          </w:p>
        </w:tc>
      </w:tr>
      <w:tr w:rsidR="007013BA" w:rsidRPr="005B023B" w14:paraId="54BE57D7" w14:textId="77777777" w:rsidTr="00FC2453">
        <w:trPr>
          <w:trHeight w:val="998"/>
        </w:trPr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BB8A464" w14:textId="77777777" w:rsidR="007013BA" w:rsidRPr="00916A28" w:rsidRDefault="007013BA" w:rsidP="00FC2453">
            <w:pPr>
              <w:spacing w:after="0" w:line="240" w:lineRule="auto"/>
              <w:rPr>
                <w:b/>
              </w:rPr>
            </w:pPr>
            <w:proofErr w:type="spellStart"/>
            <w:r>
              <w:t>TipodeAtencion</w:t>
            </w:r>
            <w:proofErr w:type="spellEnd"/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58764C7" w14:textId="77777777" w:rsidR="007013BA" w:rsidRPr="00916A28" w:rsidRDefault="007013BA" w:rsidP="00FC2453">
            <w:pPr>
              <w:spacing w:after="0" w:line="240" w:lineRule="auto"/>
            </w:pPr>
            <w:proofErr w:type="spellStart"/>
            <w: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631CE9B" w14:textId="77777777" w:rsidR="007013BA" w:rsidRPr="00916A28" w:rsidRDefault="007013BA" w:rsidP="00FC2453">
            <w:pPr>
              <w:spacing w:after="0" w:line="240" w:lineRule="auto"/>
            </w:pPr>
            <w: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FCFDF82" w14:textId="77777777" w:rsidR="007013BA" w:rsidRPr="00916A28" w:rsidRDefault="007013BA" w:rsidP="00FC2453">
            <w:pPr>
              <w:spacing w:after="0" w:line="240" w:lineRule="auto"/>
            </w:pPr>
            <w:r>
              <w:t>Identificador del Tipo de atención sobre la que se desea obtener disponibilidad</w:t>
            </w:r>
          </w:p>
        </w:tc>
      </w:tr>
      <w:tr w:rsidR="007013BA" w:rsidRPr="005B023B" w14:paraId="6D9B3005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53CB63D" w14:textId="77777777" w:rsidR="007013BA" w:rsidRPr="00916A28" w:rsidRDefault="007013BA" w:rsidP="00FC2453">
            <w:pPr>
              <w:spacing w:after="0" w:line="240" w:lineRule="auto"/>
            </w:pPr>
            <w:proofErr w:type="spellStart"/>
            <w:r>
              <w:t>FechaInicio</w:t>
            </w:r>
            <w:proofErr w:type="spellEnd"/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528018D" w14:textId="77777777" w:rsidR="007013BA" w:rsidRDefault="007013BA" w:rsidP="00FC2453">
            <w:pPr>
              <w:spacing w:after="0" w:line="240" w:lineRule="auto"/>
            </w:pPr>
            <w:proofErr w:type="spellStart"/>
            <w: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AD04B54" w14:textId="77777777" w:rsidR="007013BA" w:rsidRDefault="007013BA" w:rsidP="00FC2453">
            <w:pPr>
              <w:spacing w:after="0" w:line="240" w:lineRule="auto"/>
            </w:pPr>
            <w: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3E68578" w14:textId="77777777" w:rsidR="007013BA" w:rsidRDefault="007013BA" w:rsidP="00FC2453">
            <w:pPr>
              <w:spacing w:after="0" w:line="240" w:lineRule="auto"/>
            </w:pPr>
            <w:r>
              <w:t>Fecha inicio de la disponibilidad de cupos</w:t>
            </w:r>
            <w:r w:rsidR="007E2F6B">
              <w:t xml:space="preserve"> en formato AAAAMMDD</w:t>
            </w:r>
          </w:p>
        </w:tc>
      </w:tr>
      <w:tr w:rsidR="007013BA" w:rsidRPr="005B023B" w14:paraId="4001F320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58E3184" w14:textId="77777777" w:rsidR="007013BA" w:rsidRPr="004D39A7" w:rsidRDefault="007013BA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ParametroBase</w:t>
            </w:r>
            <w:proofErr w:type="spellEnd"/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B0E7EF9" w14:textId="77777777" w:rsidR="007013BA" w:rsidRPr="005B023B" w:rsidRDefault="007013BA" w:rsidP="00FC2453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TypeParametroBase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62A178F" w14:textId="77777777" w:rsidR="007013BA" w:rsidRPr="005B023B" w:rsidRDefault="007013BA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7D6A197" w14:textId="77777777" w:rsidR="007013BA" w:rsidRPr="005B023B" w:rsidRDefault="007013BA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 xml:space="preserve">formación acerca de quien </w:t>
            </w:r>
            <w:proofErr w:type="spellStart"/>
            <w:r>
              <w:rPr>
                <w:lang w:val="es-CL"/>
              </w:rPr>
              <w:t>e</w:t>
            </w:r>
            <w:r w:rsidR="00CA1485">
              <w:rPr>
                <w:lang w:val="es-CL"/>
              </w:rPr>
              <w:t>sta</w:t>
            </w:r>
            <w:proofErr w:type="spellEnd"/>
            <w:r w:rsidR="00CA1485">
              <w:rPr>
                <w:lang w:val="es-CL"/>
              </w:rPr>
              <w:t xml:space="preserve"> consultando</w:t>
            </w:r>
          </w:p>
        </w:tc>
      </w:tr>
    </w:tbl>
    <w:p w14:paraId="25D8E13A" w14:textId="77777777" w:rsidR="007013BA" w:rsidRPr="00B92AA9" w:rsidRDefault="007013BA" w:rsidP="007013BA">
      <w:pPr>
        <w:spacing w:after="0"/>
        <w:rPr>
          <w:lang w:val="es-CL"/>
        </w:rPr>
      </w:pPr>
    </w:p>
    <w:p w14:paraId="0C45364E" w14:textId="77777777" w:rsidR="00A22DAF" w:rsidRPr="00454404" w:rsidRDefault="00A22DAF" w:rsidP="00A22DAF">
      <w:pPr>
        <w:pStyle w:val="Ttulo3"/>
        <w:rPr>
          <w:lang w:val="es-CL"/>
        </w:rPr>
      </w:pPr>
      <w:bookmarkStart w:id="20" w:name="_Toc430861159"/>
      <w:r w:rsidRPr="009232B3">
        <w:t>Par</w:t>
      </w:r>
      <w:r w:rsidRPr="009232B3">
        <w:rPr>
          <w:rFonts w:hint="eastAsia"/>
        </w:rPr>
        <w:t>á</w:t>
      </w:r>
      <w:r w:rsidRPr="009232B3">
        <w:t>metro Salida</w:t>
      </w:r>
      <w:r w:rsidRPr="00454404">
        <w:rPr>
          <w:lang w:val="es-CL"/>
        </w:rPr>
        <w:t xml:space="preserve"> Respuesta</w:t>
      </w:r>
      <w:proofErr w:type="spellStart"/>
      <w:r w:rsidR="00A25E0B">
        <w:t>ObtenerDisponibilidad</w:t>
      </w:r>
      <w:bookmarkEnd w:id="20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59"/>
        <w:gridCol w:w="2257"/>
        <w:gridCol w:w="654"/>
        <w:gridCol w:w="3650"/>
      </w:tblGrid>
      <w:tr w:rsidR="00A22DAF" w:rsidRPr="005B023B" w14:paraId="1784D383" w14:textId="77777777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64105B5" w14:textId="77777777" w:rsidR="00A22DAF" w:rsidRPr="005B023B" w:rsidRDefault="00A25E0B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Respuesta</w:t>
            </w:r>
            <w:proofErr w:type="spellStart"/>
            <w:r>
              <w:t>ObtenerDisponibilidad</w:t>
            </w:r>
            <w:proofErr w:type="spellEnd"/>
          </w:p>
        </w:tc>
      </w:tr>
      <w:tr w:rsidR="00A22DAF" w:rsidRPr="005B023B" w14:paraId="1AEC3D98" w14:textId="77777777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DB30B80" w14:textId="77777777" w:rsidR="00A22DAF" w:rsidRPr="005B023B" w:rsidRDefault="00A22DAF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8CD0F35" w14:textId="77777777" w:rsidR="00A22DAF" w:rsidRPr="005B023B" w:rsidRDefault="00A22DAF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DCD38B3" w14:textId="77777777" w:rsidR="00A22DAF" w:rsidRPr="005B023B" w:rsidRDefault="00A22DAF" w:rsidP="00FC2453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504F9B4" w14:textId="77777777" w:rsidR="00A22DAF" w:rsidRPr="005B023B" w:rsidRDefault="00A22DAF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A22DAF" w:rsidRPr="005B023B" w14:paraId="27CD74F4" w14:textId="77777777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403A378" w14:textId="77777777" w:rsidR="00A22DAF" w:rsidRPr="004D39A7" w:rsidRDefault="00A22DAF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Cupos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AA315B9" w14:textId="77777777" w:rsidR="00A22DAF" w:rsidRPr="005B023B" w:rsidRDefault="00A22DAF" w:rsidP="00A22DAF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Arreglo de </w:t>
            </w:r>
            <w:proofErr w:type="spellStart"/>
            <w:r w:rsidRPr="005B023B">
              <w:rPr>
                <w:lang w:val="es-CL"/>
              </w:rPr>
              <w:t>Type</w:t>
            </w:r>
            <w:r>
              <w:rPr>
                <w:lang w:val="es-CL"/>
              </w:rPr>
              <w:t>Cupo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854008" w14:textId="77777777" w:rsidR="00A22DAF" w:rsidRPr="005B023B" w:rsidRDefault="00A22DAF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BF66D57" w14:textId="77777777" w:rsidR="00A22DAF" w:rsidRPr="005B023B" w:rsidRDefault="00A22DAF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Arreglo de cupos disponibles</w:t>
            </w:r>
          </w:p>
        </w:tc>
      </w:tr>
      <w:tr w:rsidR="00A22DAF" w:rsidRPr="005B023B" w14:paraId="5D85BFE6" w14:textId="77777777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00C8006" w14:textId="77777777" w:rsidR="00A22DAF" w:rsidRPr="004D39A7" w:rsidRDefault="00A22DAF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RespuestaBase</w:t>
            </w:r>
            <w:proofErr w:type="spellEnd"/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A980F51" w14:textId="77777777" w:rsidR="00A22DAF" w:rsidRPr="005B023B" w:rsidRDefault="00A22DAF" w:rsidP="00FC2453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TypeRespuestaBase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690658D" w14:textId="77777777" w:rsidR="00A22DAF" w:rsidRPr="005B023B" w:rsidRDefault="00A22DAF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C94A4DF" w14:textId="77777777" w:rsidR="00A22DAF" w:rsidRPr="005B023B" w:rsidRDefault="00A22DAF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Indica resultado de la </w:t>
            </w:r>
            <w:r>
              <w:rPr>
                <w:lang w:val="es-CL"/>
              </w:rPr>
              <w:t>acción</w:t>
            </w:r>
          </w:p>
        </w:tc>
      </w:tr>
    </w:tbl>
    <w:p w14:paraId="6F1FBFEE" w14:textId="77777777" w:rsidR="00A22DAF" w:rsidRDefault="00A22DAF" w:rsidP="00A22DAF">
      <w:pPr>
        <w:spacing w:after="0" w:line="240" w:lineRule="auto"/>
      </w:pPr>
    </w:p>
    <w:p w14:paraId="30130473" w14:textId="77777777" w:rsidR="007013BA" w:rsidRPr="007013BA" w:rsidRDefault="007013BA" w:rsidP="007013BA"/>
    <w:p w14:paraId="649E7456" w14:textId="77777777" w:rsidR="00FB1E1C" w:rsidRDefault="00FB1E1C" w:rsidP="00FB1E1C">
      <w:pPr>
        <w:pStyle w:val="Ttulo2"/>
        <w:ind w:left="567"/>
      </w:pPr>
      <w:bookmarkStart w:id="21" w:name="_Toc430861160"/>
      <w:proofErr w:type="spellStart"/>
      <w:r>
        <w:lastRenderedPageBreak/>
        <w:t>Metodo</w:t>
      </w:r>
      <w:proofErr w:type="spellEnd"/>
      <w:r>
        <w:t xml:space="preserve"> </w:t>
      </w:r>
      <w:proofErr w:type="spellStart"/>
      <w:r>
        <w:t>ObtenerCitasFuturas</w:t>
      </w:r>
      <w:bookmarkEnd w:id="21"/>
      <w:proofErr w:type="spellEnd"/>
    </w:p>
    <w:p w14:paraId="2DE1E8CD" w14:textId="77777777" w:rsidR="00FB1E1C" w:rsidRDefault="00D049C6" w:rsidP="00FB1E1C">
      <w:r>
        <w:object w:dxaOrig="9384" w:dyaOrig="5126" w14:anchorId="607D3D57">
          <v:shape id="_x0000_i1028" type="#_x0000_t75" style="width:441.75pt;height:241.5pt" o:ole="">
            <v:imagedata r:id="rId18" o:title=""/>
          </v:shape>
          <o:OLEObject Type="Embed" ProgID="Visio.Drawing.11" ShapeID="_x0000_i1028" DrawAspect="Content" ObjectID="_1505041533" r:id="rId19"/>
        </w:object>
      </w:r>
    </w:p>
    <w:p w14:paraId="4EACC6FB" w14:textId="77777777" w:rsidR="00D049C6" w:rsidRPr="00454404" w:rsidRDefault="00D049C6" w:rsidP="00D049C6">
      <w:pPr>
        <w:pStyle w:val="Ttulo3"/>
        <w:rPr>
          <w:lang w:val="es-CL"/>
        </w:rPr>
      </w:pPr>
      <w:bookmarkStart w:id="22" w:name="_Toc430861161"/>
      <w:r w:rsidRPr="009232B3">
        <w:t>Par</w:t>
      </w:r>
      <w:r w:rsidRPr="009232B3">
        <w:rPr>
          <w:rFonts w:hint="eastAsia"/>
        </w:rPr>
        <w:t>á</w:t>
      </w:r>
      <w:r w:rsidRPr="009232B3">
        <w:t>metro Entrada</w:t>
      </w:r>
      <w:r w:rsidRPr="008F029C">
        <w:rPr>
          <w:lang w:val="es-CL"/>
        </w:rPr>
        <w:t xml:space="preserve"> </w:t>
      </w:r>
      <w:proofErr w:type="spellStart"/>
      <w:r w:rsidRPr="00F763D5">
        <w:t>Parametro</w:t>
      </w:r>
      <w:r>
        <w:t>ObtenerCitasFuturas</w:t>
      </w:r>
      <w:bookmarkEnd w:id="22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2693"/>
        <w:gridCol w:w="850"/>
        <w:gridCol w:w="2942"/>
      </w:tblGrid>
      <w:tr w:rsidR="00D049C6" w:rsidRPr="005B023B" w14:paraId="07724DE6" w14:textId="77777777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55A6219" w14:textId="77777777" w:rsidR="00D049C6" w:rsidRPr="005B023B" w:rsidRDefault="00D049C6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F763D5">
              <w:t>Parametro</w:t>
            </w:r>
            <w:r>
              <w:t>ObtenerCitasFuturas</w:t>
            </w:r>
            <w:proofErr w:type="spellEnd"/>
          </w:p>
        </w:tc>
      </w:tr>
      <w:tr w:rsidR="00D049C6" w:rsidRPr="005B023B" w14:paraId="77B07FCE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232AD9" w14:textId="77777777" w:rsidR="00D049C6" w:rsidRPr="005B023B" w:rsidRDefault="00D049C6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B2FACD0" w14:textId="77777777"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056334" w14:textId="77777777"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CBBB235" w14:textId="77777777"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D049C6" w:rsidRPr="005B023B" w14:paraId="71B35AC8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923F90C" w14:textId="77777777" w:rsidR="00D049C6" w:rsidRDefault="00D049C6" w:rsidP="00FC2453">
            <w:pPr>
              <w:rPr>
                <w:b/>
              </w:rPr>
            </w:pPr>
            <w:proofErr w:type="spellStart"/>
            <w:r>
              <w:t>Token</w:t>
            </w:r>
            <w:proofErr w:type="spellEnd"/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4161AE7" w14:textId="77777777" w:rsidR="00D049C6" w:rsidRDefault="00D049C6" w:rsidP="00FC2453">
            <w:proofErr w:type="spellStart"/>
            <w:r>
              <w:t>String</w:t>
            </w:r>
            <w:proofErr w:type="spellEnd"/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12C5B7" w14:textId="77777777" w:rsidR="00D049C6" w:rsidRDefault="00D049C6" w:rsidP="00FC2453">
            <w: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E37E75A" w14:textId="77777777" w:rsidR="00D049C6" w:rsidRDefault="00D049C6" w:rsidP="00FC2453">
            <w:proofErr w:type="spellStart"/>
            <w:r>
              <w:t>Token</w:t>
            </w:r>
            <w:proofErr w:type="spellEnd"/>
            <w:r>
              <w:t xml:space="preserve"> de seguridad</w:t>
            </w:r>
          </w:p>
        </w:tc>
      </w:tr>
      <w:tr w:rsidR="00D049C6" w:rsidRPr="005B023B" w14:paraId="6A78A082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8AEAADD" w14:textId="77777777" w:rsidR="00D049C6" w:rsidRPr="00916A28" w:rsidRDefault="00D049C6" w:rsidP="00FC2453">
            <w:pPr>
              <w:rPr>
                <w:b/>
              </w:rPr>
            </w:pPr>
            <w:proofErr w:type="spellStart"/>
            <w:r w:rsidRPr="00916A28">
              <w:t>Id</w:t>
            </w:r>
            <w:r w:rsidR="0026606C">
              <w:t>entificador</w:t>
            </w:r>
            <w:r w:rsidRPr="00916A28">
              <w:t>Paciente</w:t>
            </w:r>
            <w:proofErr w:type="spellEnd"/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FDD8BAC" w14:textId="77777777" w:rsidR="00D049C6" w:rsidRPr="00916A28" w:rsidRDefault="00D049C6" w:rsidP="00FC2453">
            <w:proofErr w:type="spellStart"/>
            <w:r>
              <w:t>Integer</w:t>
            </w:r>
            <w:proofErr w:type="spellEnd"/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143FF7A" w14:textId="77777777" w:rsidR="00D049C6" w:rsidRPr="00916A28" w:rsidRDefault="00D049C6" w:rsidP="00FC2453">
            <w: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8ACDBCB" w14:textId="77777777" w:rsidR="00D049C6" w:rsidRPr="00916A28" w:rsidRDefault="00D049C6" w:rsidP="0026606C">
            <w:r>
              <w:t>Identificador del paciente</w:t>
            </w:r>
          </w:p>
        </w:tc>
      </w:tr>
      <w:tr w:rsidR="00D049C6" w:rsidRPr="005B023B" w14:paraId="31AB47E6" w14:textId="77777777" w:rsidTr="00FC2453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B28A0C" w14:textId="77777777" w:rsidR="00D049C6" w:rsidRPr="004D39A7" w:rsidRDefault="00D049C6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ParametroBase</w:t>
            </w:r>
            <w:proofErr w:type="spellEnd"/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C66BAA3" w14:textId="77777777"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TypeParametroBase</w:t>
            </w:r>
            <w:proofErr w:type="spellEnd"/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C12D59C" w14:textId="77777777"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99985B6" w14:textId="77777777" w:rsidR="00D049C6" w:rsidRPr="005B023B" w:rsidRDefault="00D049C6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 xml:space="preserve">formación acerca de quien está </w:t>
            </w:r>
            <w:r w:rsidR="00CA1485">
              <w:rPr>
                <w:lang w:val="es-CL"/>
              </w:rPr>
              <w:t>consultado</w:t>
            </w:r>
          </w:p>
        </w:tc>
      </w:tr>
    </w:tbl>
    <w:p w14:paraId="12F1FF8D" w14:textId="77777777" w:rsidR="00D049C6" w:rsidRPr="00B92AA9" w:rsidRDefault="00D049C6" w:rsidP="00D049C6">
      <w:pPr>
        <w:spacing w:after="0"/>
        <w:rPr>
          <w:lang w:val="es-CL"/>
        </w:rPr>
      </w:pPr>
    </w:p>
    <w:p w14:paraId="68E57227" w14:textId="77777777" w:rsidR="00D049C6" w:rsidRPr="00454404" w:rsidRDefault="00D049C6" w:rsidP="00D049C6">
      <w:pPr>
        <w:pStyle w:val="Ttulo3"/>
        <w:rPr>
          <w:lang w:val="es-CL"/>
        </w:rPr>
      </w:pPr>
      <w:r>
        <w:t xml:space="preserve"> </w:t>
      </w:r>
      <w:bookmarkStart w:id="23" w:name="_Toc430861162"/>
      <w:r w:rsidRPr="009232B3">
        <w:t>Par</w:t>
      </w:r>
      <w:r w:rsidRPr="009232B3">
        <w:rPr>
          <w:rFonts w:hint="eastAsia"/>
        </w:rPr>
        <w:t>á</w:t>
      </w:r>
      <w:r w:rsidRPr="009232B3">
        <w:t>metro Salida</w:t>
      </w:r>
      <w:r w:rsidRPr="00454404">
        <w:rPr>
          <w:lang w:val="es-CL"/>
        </w:rPr>
        <w:t xml:space="preserve"> Respuesta</w:t>
      </w:r>
      <w:proofErr w:type="spellStart"/>
      <w:r>
        <w:t>ObtenerCitasFuturas</w:t>
      </w:r>
      <w:bookmarkEnd w:id="23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59"/>
        <w:gridCol w:w="2257"/>
        <w:gridCol w:w="654"/>
        <w:gridCol w:w="3650"/>
      </w:tblGrid>
      <w:tr w:rsidR="00D049C6" w:rsidRPr="005B023B" w14:paraId="08911383" w14:textId="77777777" w:rsidTr="00FC2453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45592945" w14:textId="77777777" w:rsidR="00D049C6" w:rsidRPr="005B023B" w:rsidRDefault="00D049C6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Respuesta</w:t>
            </w:r>
            <w:proofErr w:type="spellStart"/>
            <w:r>
              <w:t>ObtenerCitasFuturas</w:t>
            </w:r>
            <w:proofErr w:type="spellEnd"/>
          </w:p>
        </w:tc>
      </w:tr>
      <w:tr w:rsidR="00D049C6" w:rsidRPr="005B023B" w14:paraId="16AB3FC8" w14:textId="77777777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0A63B18" w14:textId="77777777" w:rsidR="00D049C6" w:rsidRPr="005B023B" w:rsidRDefault="00D049C6" w:rsidP="00FC2453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435CB87" w14:textId="77777777"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ECDE2A4" w14:textId="77777777"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B7C9D4C" w14:textId="77777777" w:rsidR="00D049C6" w:rsidRPr="005B023B" w:rsidRDefault="00D049C6" w:rsidP="00FC2453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D049C6" w:rsidRPr="005B023B" w14:paraId="0B455ECD" w14:textId="77777777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2BAA6F6" w14:textId="77777777" w:rsidR="00D049C6" w:rsidRPr="004D39A7" w:rsidRDefault="00D049C6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Citas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DA3F3E7" w14:textId="77777777"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Arreglo de </w:t>
            </w:r>
            <w:proofErr w:type="spellStart"/>
            <w:r w:rsidRPr="005B023B">
              <w:rPr>
                <w:lang w:val="es-CL"/>
              </w:rPr>
              <w:t>Type</w:t>
            </w:r>
            <w:r>
              <w:rPr>
                <w:lang w:val="es-CL"/>
              </w:rPr>
              <w:t>Cita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5D091CC" w14:textId="77777777"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D7637BF" w14:textId="77777777" w:rsidR="00D049C6" w:rsidRPr="005B023B" w:rsidRDefault="00D049C6" w:rsidP="00D049C6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Información de las citas futuras de un paciente</w:t>
            </w:r>
          </w:p>
        </w:tc>
      </w:tr>
      <w:tr w:rsidR="00D049C6" w:rsidRPr="005B023B" w14:paraId="1376D15A" w14:textId="77777777" w:rsidTr="00FC2453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F528BBA" w14:textId="77777777" w:rsidR="00D049C6" w:rsidRPr="004D39A7" w:rsidRDefault="00D049C6" w:rsidP="00FC2453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RespuestaBase</w:t>
            </w:r>
            <w:proofErr w:type="spellEnd"/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CC753B0" w14:textId="77777777"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TypeRespuestaBase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5E236D2" w14:textId="77777777" w:rsidR="00D049C6" w:rsidRPr="005B023B" w:rsidRDefault="00D049C6" w:rsidP="00FC2453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25DCC62" w14:textId="77777777" w:rsidR="00D049C6" w:rsidRPr="005B023B" w:rsidRDefault="00D049C6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Indica resultado de la </w:t>
            </w:r>
            <w:r>
              <w:rPr>
                <w:lang w:val="es-CL"/>
              </w:rPr>
              <w:t>acción</w:t>
            </w:r>
          </w:p>
        </w:tc>
      </w:tr>
    </w:tbl>
    <w:p w14:paraId="504A2603" w14:textId="77777777" w:rsidR="00D049C6" w:rsidRDefault="00D049C6" w:rsidP="00D049C6">
      <w:pPr>
        <w:spacing w:after="0" w:line="240" w:lineRule="auto"/>
      </w:pPr>
    </w:p>
    <w:p w14:paraId="47A12365" w14:textId="77777777" w:rsidR="00D049C6" w:rsidRPr="00FB1E1C" w:rsidRDefault="00D049C6" w:rsidP="00FB1E1C"/>
    <w:p w14:paraId="0BD7BF86" w14:textId="77777777" w:rsidR="00DB5DB4" w:rsidRDefault="00DB5DB4" w:rsidP="00FB1E1C">
      <w:pPr>
        <w:pStyle w:val="Ttulo2"/>
        <w:spacing w:before="0"/>
        <w:ind w:left="567"/>
        <w:jc w:val="both"/>
      </w:pPr>
      <w:bookmarkStart w:id="24" w:name="_Toc430861163"/>
      <w:r>
        <w:lastRenderedPageBreak/>
        <w:t xml:space="preserve">Método </w:t>
      </w:r>
      <w:proofErr w:type="spellStart"/>
      <w:r w:rsidR="00FB1E1C">
        <w:t>Notificar</w:t>
      </w:r>
      <w:r>
        <w:t>Cita</w:t>
      </w:r>
      <w:r w:rsidR="00FB1E1C">
        <w:t>Nueva</w:t>
      </w:r>
      <w:bookmarkEnd w:id="24"/>
      <w:proofErr w:type="spellEnd"/>
    </w:p>
    <w:p w14:paraId="6EDB2562" w14:textId="77777777" w:rsidR="00697525" w:rsidRPr="00697525" w:rsidRDefault="00697525" w:rsidP="00697525">
      <w:r>
        <w:object w:dxaOrig="9384" w:dyaOrig="5126" w14:anchorId="3FA72B04">
          <v:shape id="_x0000_i1029" type="#_x0000_t75" style="width:441.75pt;height:241.5pt" o:ole="">
            <v:imagedata r:id="rId20" o:title=""/>
          </v:shape>
          <o:OLEObject Type="Embed" ProgID="Visio.Drawing.11" ShapeID="_x0000_i1029" DrawAspect="Content" ObjectID="_1505041534" r:id="rId21"/>
        </w:object>
      </w:r>
    </w:p>
    <w:p w14:paraId="68361929" w14:textId="77777777" w:rsidR="00DB5DB4" w:rsidRPr="00454404" w:rsidRDefault="00DB5DB4" w:rsidP="00F763D5">
      <w:pPr>
        <w:pStyle w:val="Ttulo3"/>
        <w:rPr>
          <w:lang w:val="es-CL"/>
        </w:rPr>
      </w:pPr>
      <w:bookmarkStart w:id="25" w:name="_Toc332030428"/>
      <w:bookmarkStart w:id="26" w:name="_Toc361326980"/>
      <w:bookmarkStart w:id="27" w:name="_Toc430861164"/>
      <w:r w:rsidRPr="009232B3">
        <w:t>Par</w:t>
      </w:r>
      <w:r w:rsidRPr="009232B3">
        <w:rPr>
          <w:rFonts w:hint="eastAsia"/>
        </w:rPr>
        <w:t>á</w:t>
      </w:r>
      <w:r w:rsidRPr="009232B3">
        <w:t>metro Entrada</w:t>
      </w:r>
      <w:r w:rsidRPr="008F029C">
        <w:rPr>
          <w:lang w:val="es-CL"/>
        </w:rPr>
        <w:t xml:space="preserve"> </w:t>
      </w:r>
      <w:proofErr w:type="spellStart"/>
      <w:r w:rsidRPr="00F763D5">
        <w:t>Parametro</w:t>
      </w:r>
      <w:bookmarkEnd w:id="25"/>
      <w:r w:rsidRPr="00F763D5">
        <w:t>InformarNuevaCita</w:t>
      </w:r>
      <w:bookmarkEnd w:id="26"/>
      <w:bookmarkEnd w:id="27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2693"/>
        <w:gridCol w:w="850"/>
        <w:gridCol w:w="2942"/>
      </w:tblGrid>
      <w:tr w:rsidR="00DB5DB4" w:rsidRPr="005B023B" w14:paraId="2E3313A4" w14:textId="77777777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7E701DC5" w14:textId="77777777"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E12533">
              <w:rPr>
                <w:lang w:val="es-CL"/>
              </w:rPr>
              <w:t>Parametro</w:t>
            </w:r>
            <w:r>
              <w:t>InformarNuevaCita</w:t>
            </w:r>
            <w:proofErr w:type="spellEnd"/>
          </w:p>
        </w:tc>
      </w:tr>
      <w:tr w:rsidR="00DB5DB4" w:rsidRPr="005B023B" w14:paraId="6EE31E15" w14:textId="77777777" w:rsidTr="00FB1E1C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544D4" w14:textId="77777777"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BAE7972" w14:textId="77777777"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75CAC7" w14:textId="77777777"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4F10F42" w14:textId="77777777"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697525" w:rsidRPr="005B023B" w14:paraId="68C00B9F" w14:textId="77777777" w:rsidTr="00FB1E1C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A05F3EF" w14:textId="77777777" w:rsidR="00697525" w:rsidRDefault="00697525" w:rsidP="00FC2453">
            <w:pPr>
              <w:rPr>
                <w:b/>
              </w:rPr>
            </w:pPr>
            <w:proofErr w:type="spellStart"/>
            <w:r>
              <w:t>Token</w:t>
            </w:r>
            <w:proofErr w:type="spellEnd"/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16BC54E" w14:textId="77777777" w:rsidR="00697525" w:rsidRDefault="00697525" w:rsidP="00FC2453">
            <w:proofErr w:type="spellStart"/>
            <w:r>
              <w:t>String</w:t>
            </w:r>
            <w:proofErr w:type="spellEnd"/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E7D24FD" w14:textId="77777777" w:rsidR="00697525" w:rsidRDefault="00697525" w:rsidP="00FC2453">
            <w: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200EE3B" w14:textId="77777777" w:rsidR="00697525" w:rsidRDefault="00697525" w:rsidP="00FC2453">
            <w:proofErr w:type="spellStart"/>
            <w:r>
              <w:t>Token</w:t>
            </w:r>
            <w:proofErr w:type="spellEnd"/>
            <w:r>
              <w:t xml:space="preserve"> de seguridad</w:t>
            </w:r>
          </w:p>
        </w:tc>
      </w:tr>
      <w:tr w:rsidR="00697525" w:rsidRPr="005B023B" w14:paraId="10454856" w14:textId="77777777" w:rsidTr="00FB1E1C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A8AC9D3" w14:textId="77777777" w:rsidR="00697525" w:rsidRPr="004D39A7" w:rsidRDefault="00697525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Cita</w:t>
            </w:r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6D6F2F" w14:textId="77777777" w:rsidR="00697525" w:rsidRPr="005B023B" w:rsidRDefault="00C5448E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C5448E">
              <w:rPr>
                <w:rFonts w:eastAsia="Times New Roman"/>
                <w:bCs/>
                <w:lang w:val="es-CL"/>
              </w:rPr>
              <w:t>TypeCitaNueva</w:t>
            </w:r>
            <w:proofErr w:type="spellEnd"/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64F1525" w14:textId="77777777" w:rsidR="00697525" w:rsidRPr="005B023B" w:rsidRDefault="00697525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2EB19B1" w14:textId="77777777" w:rsidR="00697525" w:rsidRPr="005B023B" w:rsidRDefault="00697525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Información de la cita que se está informando</w:t>
            </w:r>
          </w:p>
        </w:tc>
      </w:tr>
      <w:tr w:rsidR="00697525" w:rsidRPr="005B023B" w14:paraId="07CBBB89" w14:textId="77777777" w:rsidTr="00FB1E1C">
        <w:tc>
          <w:tcPr>
            <w:tcW w:w="223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CF4C517" w14:textId="77777777" w:rsidR="00697525" w:rsidRPr="004D39A7" w:rsidRDefault="00697525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ParametroBase</w:t>
            </w:r>
            <w:proofErr w:type="spellEnd"/>
          </w:p>
        </w:tc>
        <w:tc>
          <w:tcPr>
            <w:tcW w:w="26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539D686" w14:textId="77777777" w:rsidR="00697525" w:rsidRPr="005B023B" w:rsidRDefault="00697525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TypeParametroBase</w:t>
            </w:r>
            <w:proofErr w:type="spellEnd"/>
          </w:p>
        </w:tc>
        <w:tc>
          <w:tcPr>
            <w:tcW w:w="8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6E7C458" w14:textId="77777777" w:rsidR="00697525" w:rsidRPr="005B023B" w:rsidRDefault="00697525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29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6452DD" w14:textId="77777777" w:rsidR="00697525" w:rsidRPr="005B023B" w:rsidRDefault="00697525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 xml:space="preserve">formación acerca de quien está </w:t>
            </w:r>
            <w:r w:rsidR="00CA1485">
              <w:rPr>
                <w:lang w:val="es-CL"/>
              </w:rPr>
              <w:t>consultado</w:t>
            </w:r>
          </w:p>
        </w:tc>
      </w:tr>
    </w:tbl>
    <w:p w14:paraId="2DE622AE" w14:textId="77777777" w:rsidR="00DB5DB4" w:rsidRPr="00B92AA9" w:rsidRDefault="00DB5DB4" w:rsidP="00DB5DB4">
      <w:pPr>
        <w:spacing w:after="0"/>
        <w:rPr>
          <w:lang w:val="es-CL"/>
        </w:rPr>
      </w:pPr>
    </w:p>
    <w:p w14:paraId="70CD319E" w14:textId="77777777" w:rsidR="00DB5DB4" w:rsidRPr="00454404" w:rsidRDefault="00DB5DB4" w:rsidP="00F763D5">
      <w:pPr>
        <w:pStyle w:val="Ttulo3"/>
        <w:rPr>
          <w:lang w:val="es-CL"/>
        </w:rPr>
      </w:pPr>
      <w:bookmarkStart w:id="28" w:name="_Toc332030429"/>
      <w:bookmarkStart w:id="29" w:name="_Toc361326981"/>
      <w:r>
        <w:t xml:space="preserve"> </w:t>
      </w:r>
      <w:bookmarkStart w:id="30" w:name="_Toc430861165"/>
      <w:r w:rsidRPr="009232B3">
        <w:t>Par</w:t>
      </w:r>
      <w:r w:rsidRPr="009232B3">
        <w:rPr>
          <w:rFonts w:hint="eastAsia"/>
        </w:rPr>
        <w:t>á</w:t>
      </w:r>
      <w:r w:rsidRPr="009232B3">
        <w:t>metro Salida</w:t>
      </w:r>
      <w:r w:rsidRPr="00454404">
        <w:rPr>
          <w:lang w:val="es-CL"/>
        </w:rPr>
        <w:t xml:space="preserve"> Respuesta</w:t>
      </w:r>
      <w:bookmarkEnd w:id="28"/>
      <w:proofErr w:type="spellStart"/>
      <w:r>
        <w:t>InformarNuevaCita</w:t>
      </w:r>
      <w:bookmarkEnd w:id="29"/>
      <w:bookmarkEnd w:id="30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59"/>
        <w:gridCol w:w="2257"/>
        <w:gridCol w:w="654"/>
        <w:gridCol w:w="3650"/>
      </w:tblGrid>
      <w:tr w:rsidR="00DB5DB4" w:rsidRPr="005B023B" w14:paraId="057EA25B" w14:textId="77777777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AF57463" w14:textId="77777777"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Respuesta</w:t>
            </w:r>
            <w:proofErr w:type="spellStart"/>
            <w:r>
              <w:t>InformarNuevaCita</w:t>
            </w:r>
            <w:proofErr w:type="spellEnd"/>
          </w:p>
        </w:tc>
      </w:tr>
      <w:tr w:rsidR="00DB5DB4" w:rsidRPr="005B023B" w14:paraId="33B0D477" w14:textId="77777777" w:rsidTr="00FB1E1C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6272CDC" w14:textId="77777777"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7F0EFC8" w14:textId="77777777"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12B88CC" w14:textId="77777777"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E2BDC57" w14:textId="77777777"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C5448E" w:rsidRPr="005B023B" w14:paraId="74A33C46" w14:textId="77777777" w:rsidTr="00FB1E1C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1D3B16C" w14:textId="77777777" w:rsidR="00C5448E" w:rsidRPr="00C5448E" w:rsidRDefault="00C5448E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C5448E">
              <w:rPr>
                <w:lang w:val="es-CL"/>
              </w:rPr>
              <w:t>IdentificadorCita</w:t>
            </w:r>
            <w:proofErr w:type="spellEnd"/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14A4E0E" w14:textId="77777777" w:rsidR="00C5448E" w:rsidRPr="00C5448E" w:rsidRDefault="00C5448E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C5448E">
              <w:rPr>
                <w:lang w:val="es-CL"/>
              </w:rPr>
              <w:t>Integer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AA1566A" w14:textId="77777777" w:rsidR="00C5448E" w:rsidRPr="00C5448E" w:rsidRDefault="00C5448E" w:rsidP="00FB1E1C">
            <w:pPr>
              <w:spacing w:after="0" w:line="240" w:lineRule="auto"/>
              <w:rPr>
                <w:lang w:val="es-CL"/>
              </w:rPr>
            </w:pPr>
            <w:r w:rsidRPr="00C5448E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A7CE67F" w14:textId="77777777" w:rsidR="00C5448E" w:rsidRPr="00C5448E" w:rsidRDefault="00C5448E" w:rsidP="00C5448E">
            <w:pPr>
              <w:spacing w:after="0" w:line="240" w:lineRule="auto"/>
              <w:rPr>
                <w:lang w:val="es-CL"/>
              </w:rPr>
            </w:pPr>
            <w:r w:rsidRPr="00C5448E">
              <w:rPr>
                <w:lang w:val="es-CL"/>
              </w:rPr>
              <w:t>Identificador de la cita asignado por Rayen</w:t>
            </w:r>
          </w:p>
        </w:tc>
      </w:tr>
      <w:tr w:rsidR="00DB5DB4" w:rsidRPr="005B023B" w14:paraId="5131E214" w14:textId="77777777" w:rsidTr="00FB1E1C">
        <w:tc>
          <w:tcPr>
            <w:tcW w:w="215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54C34BA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RespuestaBase</w:t>
            </w:r>
            <w:proofErr w:type="spellEnd"/>
          </w:p>
        </w:tc>
        <w:tc>
          <w:tcPr>
            <w:tcW w:w="22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78FA19B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TypeRespuestaBase</w:t>
            </w:r>
            <w:proofErr w:type="spellEnd"/>
          </w:p>
        </w:tc>
        <w:tc>
          <w:tcPr>
            <w:tcW w:w="6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378F92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6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A8BD332" w14:textId="77777777" w:rsidR="00DB5DB4" w:rsidRPr="005B023B" w:rsidRDefault="00DB5DB4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Indica resultado de la </w:t>
            </w:r>
            <w:r>
              <w:rPr>
                <w:lang w:val="es-CL"/>
              </w:rPr>
              <w:t>acción</w:t>
            </w:r>
          </w:p>
        </w:tc>
      </w:tr>
    </w:tbl>
    <w:p w14:paraId="01BB0CF6" w14:textId="77777777" w:rsidR="00DB5DB4" w:rsidRDefault="00DB5DB4" w:rsidP="00DB5DB4">
      <w:pPr>
        <w:spacing w:after="0" w:line="240" w:lineRule="auto"/>
      </w:pPr>
    </w:p>
    <w:p w14:paraId="7FECD7DC" w14:textId="77777777" w:rsidR="00DB5DB4" w:rsidRPr="00BB29FF" w:rsidRDefault="00DB5DB4" w:rsidP="00DB5DB4">
      <w:pPr>
        <w:spacing w:after="0" w:line="240" w:lineRule="auto"/>
      </w:pPr>
    </w:p>
    <w:p w14:paraId="3C22105B" w14:textId="77777777" w:rsidR="00DB5DB4" w:rsidRDefault="00DB5DB4" w:rsidP="00FB1E1C">
      <w:pPr>
        <w:pStyle w:val="Ttulo2"/>
        <w:spacing w:before="0"/>
        <w:ind w:left="567"/>
        <w:jc w:val="both"/>
      </w:pPr>
      <w:bookmarkStart w:id="31" w:name="_Toc332030430"/>
      <w:bookmarkStart w:id="32" w:name="_Toc361326982"/>
      <w:bookmarkStart w:id="33" w:name="_Toc430861166"/>
      <w:r>
        <w:lastRenderedPageBreak/>
        <w:t xml:space="preserve">Método </w:t>
      </w:r>
      <w:bookmarkEnd w:id="31"/>
      <w:bookmarkEnd w:id="32"/>
      <w:proofErr w:type="spellStart"/>
      <w:r w:rsidR="00FB1E1C">
        <w:t>NotificarCitaNuevaRechazada</w:t>
      </w:r>
      <w:bookmarkEnd w:id="33"/>
      <w:proofErr w:type="spellEnd"/>
    </w:p>
    <w:p w14:paraId="01DA402A" w14:textId="77777777" w:rsidR="00D049C6" w:rsidRPr="00D049C6" w:rsidRDefault="00D049C6" w:rsidP="00D049C6">
      <w:r>
        <w:object w:dxaOrig="9384" w:dyaOrig="5126" w14:anchorId="0B2A0E53">
          <v:shape id="_x0000_i1030" type="#_x0000_t75" style="width:441.75pt;height:241.5pt" o:ole="">
            <v:imagedata r:id="rId22" o:title=""/>
          </v:shape>
          <o:OLEObject Type="Embed" ProgID="Visio.Drawing.11" ShapeID="_x0000_i1030" DrawAspect="Content" ObjectID="_1505041535" r:id="rId23"/>
        </w:object>
      </w:r>
    </w:p>
    <w:p w14:paraId="2CDC3B37" w14:textId="77777777" w:rsidR="00DB5DB4" w:rsidRPr="00454404" w:rsidRDefault="00DB5DB4" w:rsidP="00DB5DB4">
      <w:pPr>
        <w:pStyle w:val="Ttulo3"/>
        <w:jc w:val="both"/>
        <w:rPr>
          <w:lang w:val="es-CL"/>
        </w:rPr>
      </w:pPr>
      <w:bookmarkStart w:id="34" w:name="_Toc332030431"/>
      <w:bookmarkStart w:id="35" w:name="_Toc361326983"/>
      <w:bookmarkStart w:id="36" w:name="_Toc430861167"/>
      <w:r w:rsidRPr="00B92AA9">
        <w:t>Par</w:t>
      </w:r>
      <w:r w:rsidRPr="00B92AA9">
        <w:rPr>
          <w:rFonts w:hint="eastAsia"/>
        </w:rPr>
        <w:t>á</w:t>
      </w:r>
      <w:r w:rsidRPr="00B92AA9">
        <w:t>metro Entrada</w:t>
      </w:r>
      <w:r w:rsidRPr="00454404">
        <w:rPr>
          <w:lang w:val="es-CL"/>
        </w:rPr>
        <w:t xml:space="preserve"> </w:t>
      </w:r>
      <w:proofErr w:type="spellStart"/>
      <w:r w:rsidRPr="00454404">
        <w:rPr>
          <w:lang w:val="es-CL"/>
        </w:rPr>
        <w:t>Parametro</w:t>
      </w:r>
      <w:bookmarkEnd w:id="34"/>
      <w:bookmarkEnd w:id="35"/>
      <w:r w:rsidR="008220DC">
        <w:t>NotificarCitaNuevaRechazada</w:t>
      </w:r>
      <w:bookmarkEnd w:id="36"/>
      <w:proofErr w:type="spellEnd"/>
    </w:p>
    <w:p w14:paraId="17D86A0D" w14:textId="77777777" w:rsidR="00DB5DB4" w:rsidRPr="005B4869" w:rsidRDefault="00DB5DB4" w:rsidP="00DB5DB4">
      <w:pPr>
        <w:spacing w:after="0"/>
        <w:rPr>
          <w:lang w:val="es-CL"/>
        </w:rPr>
      </w:pPr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664"/>
        <w:gridCol w:w="2245"/>
        <w:gridCol w:w="702"/>
        <w:gridCol w:w="3443"/>
      </w:tblGrid>
      <w:tr w:rsidR="00DB5DB4" w:rsidRPr="005B023B" w14:paraId="34E1140A" w14:textId="77777777" w:rsidTr="00684B27">
        <w:tc>
          <w:tcPr>
            <w:tcW w:w="905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46940A0" w14:textId="77777777" w:rsidR="00DB5DB4" w:rsidRPr="005B023B" w:rsidRDefault="008220DC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454404">
              <w:rPr>
                <w:lang w:val="es-CL"/>
              </w:rPr>
              <w:t>Parametro</w:t>
            </w:r>
            <w:r>
              <w:t>NotificarCitaNuevaRechazada</w:t>
            </w:r>
            <w:proofErr w:type="spellEnd"/>
          </w:p>
        </w:tc>
      </w:tr>
      <w:tr w:rsidR="00DB5DB4" w:rsidRPr="005B023B" w14:paraId="2DAD1795" w14:textId="77777777" w:rsidTr="00684B27">
        <w:tc>
          <w:tcPr>
            <w:tcW w:w="26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9CA9C46" w14:textId="77777777" w:rsidR="00DB5DB4" w:rsidRPr="005B023B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CD9FEB3" w14:textId="77777777"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20CE7A1" w14:textId="77777777"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3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41ED3B9" w14:textId="77777777" w:rsidR="00DB5DB4" w:rsidRPr="005B023B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C5448E" w:rsidRPr="005B023B" w14:paraId="45C34927" w14:textId="77777777" w:rsidTr="00684B27">
        <w:tc>
          <w:tcPr>
            <w:tcW w:w="26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46E6B85" w14:textId="77777777" w:rsidR="00C5448E" w:rsidRPr="004D39A7" w:rsidRDefault="00C5448E" w:rsidP="00C5448E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IdentificadorCitaRechazada</w:t>
            </w:r>
            <w:proofErr w:type="spellEnd"/>
          </w:p>
        </w:tc>
        <w:tc>
          <w:tcPr>
            <w:tcW w:w="2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B1FB696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Integer</w:t>
            </w:r>
            <w:proofErr w:type="spellEnd"/>
          </w:p>
        </w:tc>
        <w:tc>
          <w:tcPr>
            <w:tcW w:w="7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AACA091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9888C2" w14:textId="77777777" w:rsidR="00C5448E" w:rsidRPr="005B023B" w:rsidRDefault="00C5448E" w:rsidP="00C5448E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Identificador único de la cita en Rayen que se quiere rechazar.</w:t>
            </w:r>
          </w:p>
        </w:tc>
      </w:tr>
      <w:tr w:rsidR="00D049C6" w:rsidRPr="005B023B" w14:paraId="21A58EEF" w14:textId="77777777" w:rsidTr="00684B27">
        <w:tc>
          <w:tcPr>
            <w:tcW w:w="26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FDA2C5D" w14:textId="77777777" w:rsidR="00D049C6" w:rsidRPr="004D39A7" w:rsidRDefault="00D049C6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ParametroBase</w:t>
            </w:r>
            <w:proofErr w:type="spellEnd"/>
          </w:p>
        </w:tc>
        <w:tc>
          <w:tcPr>
            <w:tcW w:w="2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FE4EBC4" w14:textId="77777777"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TypeParametroBase</w:t>
            </w:r>
            <w:proofErr w:type="spellEnd"/>
          </w:p>
        </w:tc>
        <w:tc>
          <w:tcPr>
            <w:tcW w:w="7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C357AF9" w14:textId="77777777"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3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ABB61D9" w14:textId="77777777" w:rsidR="00D049C6" w:rsidRPr="005B023B" w:rsidRDefault="00D049C6" w:rsidP="00CA1485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In</w:t>
            </w:r>
            <w:r>
              <w:rPr>
                <w:lang w:val="es-CL"/>
              </w:rPr>
              <w:t xml:space="preserve">formación </w:t>
            </w:r>
            <w:r w:rsidR="00CA1485">
              <w:rPr>
                <w:lang w:val="es-CL"/>
              </w:rPr>
              <w:t>acerca de quien está informando</w:t>
            </w:r>
          </w:p>
        </w:tc>
      </w:tr>
    </w:tbl>
    <w:p w14:paraId="67693D24" w14:textId="77777777" w:rsidR="00DB5DB4" w:rsidRPr="00097365" w:rsidRDefault="00DB5DB4" w:rsidP="00F763D5">
      <w:pPr>
        <w:rPr>
          <w:lang w:val="es-CL"/>
        </w:rPr>
      </w:pPr>
      <w:bookmarkStart w:id="37" w:name="_Toc332030432"/>
    </w:p>
    <w:p w14:paraId="4B5B7182" w14:textId="77777777" w:rsidR="00DB5DB4" w:rsidRPr="00454404" w:rsidRDefault="00DB5DB4" w:rsidP="00DB5DB4">
      <w:pPr>
        <w:pStyle w:val="Ttulo3"/>
        <w:spacing w:before="0"/>
        <w:jc w:val="both"/>
        <w:rPr>
          <w:lang w:val="es-CL"/>
        </w:rPr>
      </w:pPr>
      <w:bookmarkStart w:id="38" w:name="_Toc361326984"/>
      <w:bookmarkStart w:id="39" w:name="_Toc430861168"/>
      <w:r w:rsidRPr="00B92AA9">
        <w:t>Par</w:t>
      </w:r>
      <w:r w:rsidRPr="00B92AA9">
        <w:rPr>
          <w:rFonts w:hint="eastAsia"/>
        </w:rPr>
        <w:t>á</w:t>
      </w:r>
      <w:r w:rsidRPr="00B92AA9">
        <w:t>metro Salida</w:t>
      </w:r>
      <w:r w:rsidRPr="00454404">
        <w:rPr>
          <w:lang w:val="es-CL"/>
        </w:rPr>
        <w:t xml:space="preserve"> Res</w:t>
      </w:r>
      <w:bookmarkEnd w:id="37"/>
      <w:bookmarkEnd w:id="38"/>
      <w:r w:rsidR="003D715A">
        <w:rPr>
          <w:lang w:val="es-CL"/>
        </w:rPr>
        <w:t>puesta</w:t>
      </w:r>
      <w:proofErr w:type="spellStart"/>
      <w:r w:rsidR="008220DC">
        <w:t>NotificarCitaNuevaRechazada</w:t>
      </w:r>
      <w:bookmarkEnd w:id="39"/>
      <w:proofErr w:type="spellEnd"/>
    </w:p>
    <w:p w14:paraId="0E1E637E" w14:textId="77777777" w:rsidR="00DB5DB4" w:rsidRPr="00454404" w:rsidRDefault="00DB5DB4" w:rsidP="00DB5DB4">
      <w:pPr>
        <w:spacing w:after="0"/>
        <w:rPr>
          <w:lang w:val="es-CL"/>
        </w:rPr>
      </w:pPr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339"/>
        <w:gridCol w:w="2083"/>
        <w:gridCol w:w="1180"/>
        <w:gridCol w:w="3118"/>
      </w:tblGrid>
      <w:tr w:rsidR="00DB5DB4" w:rsidRPr="005B023B" w14:paraId="08FEF526" w14:textId="77777777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EDB9564" w14:textId="77777777" w:rsidR="00DB5DB4" w:rsidRPr="00454404" w:rsidRDefault="003D715A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lang w:val="es-CL"/>
              </w:rPr>
              <w:t>Res</w:t>
            </w:r>
            <w:r>
              <w:rPr>
                <w:lang w:val="es-CL"/>
              </w:rPr>
              <w:t>puesta</w:t>
            </w:r>
            <w:proofErr w:type="spellStart"/>
            <w:r>
              <w:t>NotificarCitaNuevaRechazada</w:t>
            </w:r>
            <w:proofErr w:type="spellEnd"/>
          </w:p>
        </w:tc>
      </w:tr>
      <w:tr w:rsidR="00DB5DB4" w:rsidRPr="005B023B" w14:paraId="365B4D57" w14:textId="77777777" w:rsidTr="00FB1E1C">
        <w:tc>
          <w:tcPr>
            <w:tcW w:w="233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80F61C9" w14:textId="77777777" w:rsidR="00DB5DB4" w:rsidRPr="00454404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454404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0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1273197" w14:textId="77777777" w:rsidR="00DB5DB4" w:rsidRPr="00454404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454404">
              <w:rPr>
                <w:b/>
                <w:lang w:val="es-CL"/>
              </w:rPr>
              <w:t>Tipo</w:t>
            </w:r>
          </w:p>
        </w:tc>
        <w:tc>
          <w:tcPr>
            <w:tcW w:w="11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7A631F8" w14:textId="77777777" w:rsidR="00DB5DB4" w:rsidRPr="00454404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454404">
              <w:rPr>
                <w:b/>
                <w:lang w:val="es-CL"/>
              </w:rPr>
              <w:t>Req</w:t>
            </w:r>
            <w:proofErr w:type="spellEnd"/>
            <w:r w:rsidRPr="00454404">
              <w:rPr>
                <w:b/>
                <w:lang w:val="es-CL"/>
              </w:rPr>
              <w:t>.</w:t>
            </w:r>
          </w:p>
        </w:tc>
        <w:tc>
          <w:tcPr>
            <w:tcW w:w="311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DD7AED7" w14:textId="77777777" w:rsidR="00DB5DB4" w:rsidRPr="00454404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454404">
              <w:rPr>
                <w:b/>
                <w:lang w:val="es-CL"/>
              </w:rPr>
              <w:t>Descripci</w:t>
            </w:r>
            <w:r w:rsidRPr="00454404">
              <w:rPr>
                <w:rFonts w:hint="eastAsia"/>
                <w:b/>
                <w:lang w:val="es-CL"/>
              </w:rPr>
              <w:t>ó</w:t>
            </w:r>
            <w:r w:rsidRPr="00454404">
              <w:rPr>
                <w:b/>
                <w:lang w:val="es-CL"/>
              </w:rPr>
              <w:t>n</w:t>
            </w:r>
          </w:p>
        </w:tc>
      </w:tr>
      <w:tr w:rsidR="00DB5DB4" w:rsidRPr="005B023B" w14:paraId="6DF2194E" w14:textId="77777777" w:rsidTr="00FB1E1C">
        <w:tc>
          <w:tcPr>
            <w:tcW w:w="233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7B2D746" w14:textId="77777777" w:rsidR="00DB5DB4" w:rsidRPr="00250DA6" w:rsidRDefault="00DB5DB4" w:rsidP="00FB1E1C">
            <w:pPr>
              <w:spacing w:after="0" w:line="240" w:lineRule="auto"/>
              <w:rPr>
                <w:rFonts w:eastAsia="Times New Roman"/>
                <w:bCs/>
              </w:rPr>
            </w:pPr>
            <w:proofErr w:type="spellStart"/>
            <w:r w:rsidRPr="00250DA6">
              <w:rPr>
                <w:rFonts w:eastAsia="Times New Roman"/>
                <w:bCs/>
              </w:rPr>
              <w:t>RespuestaBase</w:t>
            </w:r>
            <w:proofErr w:type="spellEnd"/>
          </w:p>
        </w:tc>
        <w:tc>
          <w:tcPr>
            <w:tcW w:w="20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2F97C02" w14:textId="77777777" w:rsidR="00DB5DB4" w:rsidRPr="005E6F2A" w:rsidRDefault="00DB5DB4" w:rsidP="00FB1E1C">
            <w:pPr>
              <w:spacing w:after="0" w:line="240" w:lineRule="auto"/>
            </w:pPr>
            <w:proofErr w:type="spellStart"/>
            <w:r w:rsidRPr="005E6F2A">
              <w:t>TypeRespuestaBase</w:t>
            </w:r>
            <w:proofErr w:type="spellEnd"/>
          </w:p>
        </w:tc>
        <w:tc>
          <w:tcPr>
            <w:tcW w:w="11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1741ED" w14:textId="77777777" w:rsidR="00DB5DB4" w:rsidRPr="005E6F2A" w:rsidRDefault="00DB5DB4" w:rsidP="00FB1E1C">
            <w:pPr>
              <w:spacing w:after="0" w:line="240" w:lineRule="auto"/>
            </w:pPr>
            <w:r w:rsidRPr="005E6F2A">
              <w:t>R</w:t>
            </w:r>
          </w:p>
        </w:tc>
        <w:tc>
          <w:tcPr>
            <w:tcW w:w="311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48FBD6" w14:textId="77777777" w:rsidR="00DB5DB4" w:rsidRDefault="00DB5DB4" w:rsidP="00CA1485">
            <w:pPr>
              <w:spacing w:after="0" w:line="240" w:lineRule="auto"/>
            </w:pPr>
            <w:r w:rsidRPr="005E6F2A">
              <w:t>Indica resultado de la</w:t>
            </w:r>
            <w:r>
              <w:t xml:space="preserve"> acción</w:t>
            </w:r>
          </w:p>
        </w:tc>
      </w:tr>
    </w:tbl>
    <w:p w14:paraId="7BC1B9FF" w14:textId="77777777" w:rsidR="00DB5DB4" w:rsidRDefault="00DB5DB4" w:rsidP="00FB1E1C">
      <w:pPr>
        <w:pStyle w:val="Ttulo2"/>
        <w:ind w:left="567"/>
      </w:pPr>
      <w:bookmarkStart w:id="40" w:name="_Toc361326993"/>
      <w:bookmarkStart w:id="41" w:name="_Toc430861169"/>
      <w:bookmarkStart w:id="42" w:name="_Toc332030436"/>
      <w:r>
        <w:lastRenderedPageBreak/>
        <w:t xml:space="preserve">Método </w:t>
      </w:r>
      <w:bookmarkEnd w:id="40"/>
      <w:proofErr w:type="spellStart"/>
      <w:r w:rsidR="00F763D5">
        <w:t>NotificarCitaNuevaConfirmada</w:t>
      </w:r>
      <w:bookmarkEnd w:id="41"/>
      <w:proofErr w:type="spellEnd"/>
    </w:p>
    <w:p w14:paraId="520964CC" w14:textId="77777777" w:rsidR="00DB5DB4" w:rsidRDefault="00DB5DB4" w:rsidP="00DB5DB4">
      <w:pPr>
        <w:jc w:val="center"/>
      </w:pPr>
      <w:r w:rsidRPr="00033FF0">
        <w:rPr>
          <w:noProof/>
          <w:lang w:val="es-CL" w:eastAsia="es-CL"/>
        </w:rPr>
        <w:drawing>
          <wp:inline distT="0" distB="0" distL="0" distR="0" wp14:anchorId="67743FC5" wp14:editId="71BF5C8D">
            <wp:extent cx="5330825" cy="4011295"/>
            <wp:effectExtent l="0" t="0" r="317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B502" w14:textId="77777777" w:rsidR="00DB5DB4" w:rsidRPr="00250DA6" w:rsidRDefault="00DB5DB4" w:rsidP="00DB5DB4">
      <w:pPr>
        <w:pStyle w:val="Ttulo3"/>
      </w:pPr>
      <w:bookmarkStart w:id="43" w:name="_Toc361326994"/>
      <w:bookmarkStart w:id="44" w:name="_Toc430861170"/>
      <w:r>
        <w:t xml:space="preserve">3.6.1.- </w:t>
      </w:r>
      <w:r w:rsidRPr="00250DA6">
        <w:t>Par</w:t>
      </w:r>
      <w:r w:rsidRPr="00250DA6">
        <w:rPr>
          <w:rFonts w:hint="eastAsia"/>
        </w:rPr>
        <w:t>á</w:t>
      </w:r>
      <w:r w:rsidRPr="00250DA6">
        <w:t xml:space="preserve">metro Entrada </w:t>
      </w:r>
      <w:proofErr w:type="spellStart"/>
      <w:r w:rsidRPr="00454404">
        <w:rPr>
          <w:lang w:val="es-CL"/>
        </w:rPr>
        <w:t>Parametro</w:t>
      </w:r>
      <w:r>
        <w:rPr>
          <w:lang w:val="es-CL"/>
        </w:rPr>
        <w:t>InformarConfirmacionCitaNueva</w:t>
      </w:r>
      <w:bookmarkEnd w:id="43"/>
      <w:bookmarkEnd w:id="44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753"/>
        <w:gridCol w:w="2149"/>
        <w:gridCol w:w="701"/>
        <w:gridCol w:w="3451"/>
      </w:tblGrid>
      <w:tr w:rsidR="00DB5DB4" w:rsidRPr="009901DC" w14:paraId="7B1245A0" w14:textId="77777777" w:rsidTr="00FB1E1C">
        <w:tc>
          <w:tcPr>
            <w:tcW w:w="905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E68F1D4" w14:textId="77777777" w:rsidR="00DB5DB4" w:rsidRPr="009901DC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454404">
              <w:rPr>
                <w:lang w:val="es-CL"/>
              </w:rPr>
              <w:t>Parametro</w:t>
            </w:r>
            <w:r>
              <w:rPr>
                <w:lang w:val="es-CL"/>
              </w:rPr>
              <w:t>InformarConfirmacionCitaNueva</w:t>
            </w:r>
            <w:proofErr w:type="spellEnd"/>
          </w:p>
        </w:tc>
      </w:tr>
      <w:tr w:rsidR="00DB5DB4" w:rsidRPr="009901DC" w14:paraId="5F3FEAF8" w14:textId="77777777" w:rsidTr="00FB1E1C">
        <w:tc>
          <w:tcPr>
            <w:tcW w:w="27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70615BF" w14:textId="77777777" w:rsidR="00DB5DB4" w:rsidRPr="009901DC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9901DC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1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7CF55D" w14:textId="77777777"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Tipo</w:t>
            </w:r>
          </w:p>
        </w:tc>
        <w:tc>
          <w:tcPr>
            <w:tcW w:w="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DDB45F" w14:textId="77777777"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9901DC">
              <w:rPr>
                <w:b/>
                <w:lang w:val="es-CL"/>
              </w:rPr>
              <w:t>Req</w:t>
            </w:r>
            <w:proofErr w:type="spellEnd"/>
            <w:r w:rsidRPr="009901DC">
              <w:rPr>
                <w:b/>
                <w:lang w:val="es-CL"/>
              </w:rPr>
              <w:t>.</w:t>
            </w:r>
          </w:p>
        </w:tc>
        <w:tc>
          <w:tcPr>
            <w:tcW w:w="34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F5D7435" w14:textId="77777777"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Descripci</w:t>
            </w:r>
            <w:r w:rsidRPr="009901DC">
              <w:rPr>
                <w:rFonts w:hint="eastAsia"/>
                <w:b/>
                <w:lang w:val="es-CL"/>
              </w:rPr>
              <w:t>ó</w:t>
            </w:r>
            <w:r w:rsidRPr="009901DC">
              <w:rPr>
                <w:b/>
                <w:lang w:val="es-CL"/>
              </w:rPr>
              <w:t>n</w:t>
            </w:r>
          </w:p>
        </w:tc>
      </w:tr>
      <w:tr w:rsidR="00D049C6" w:rsidRPr="009901DC" w14:paraId="0B7C6E3E" w14:textId="77777777" w:rsidTr="00FB1E1C">
        <w:tc>
          <w:tcPr>
            <w:tcW w:w="27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62481" w14:textId="77777777" w:rsidR="00D049C6" w:rsidRPr="004D39A7" w:rsidRDefault="00D049C6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IdentificadorCitaConfirmada</w:t>
            </w:r>
            <w:proofErr w:type="spellEnd"/>
          </w:p>
        </w:tc>
        <w:tc>
          <w:tcPr>
            <w:tcW w:w="21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C533EBA" w14:textId="77777777"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Integer</w:t>
            </w:r>
            <w:proofErr w:type="spellEnd"/>
          </w:p>
        </w:tc>
        <w:tc>
          <w:tcPr>
            <w:tcW w:w="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09A6BEB" w14:textId="77777777"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34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F2AE412" w14:textId="77777777" w:rsidR="00D049C6" w:rsidRPr="005B023B" w:rsidRDefault="00D049C6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Identificador único de la cita en Rayen que se quiere confirmar.</w:t>
            </w:r>
          </w:p>
        </w:tc>
      </w:tr>
      <w:tr w:rsidR="00D049C6" w:rsidRPr="009901DC" w14:paraId="4B1CC47F" w14:textId="77777777" w:rsidTr="00FB1E1C">
        <w:tc>
          <w:tcPr>
            <w:tcW w:w="275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F9E02FC" w14:textId="77777777" w:rsidR="00D049C6" w:rsidRPr="004D39A7" w:rsidRDefault="00D049C6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ParametroBase</w:t>
            </w:r>
            <w:proofErr w:type="spellEnd"/>
          </w:p>
        </w:tc>
        <w:tc>
          <w:tcPr>
            <w:tcW w:w="21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BE55BCF" w14:textId="77777777" w:rsidR="00D049C6" w:rsidRPr="009901DC" w:rsidRDefault="00D049C6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9901DC">
              <w:rPr>
                <w:lang w:val="es-CL"/>
              </w:rPr>
              <w:t>TypeParametroBase</w:t>
            </w:r>
            <w:proofErr w:type="spellEnd"/>
          </w:p>
        </w:tc>
        <w:tc>
          <w:tcPr>
            <w:tcW w:w="7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8FFDB02" w14:textId="77777777" w:rsidR="00D049C6" w:rsidRPr="009901DC" w:rsidRDefault="00D049C6" w:rsidP="00FB1E1C">
            <w:pPr>
              <w:spacing w:after="0" w:line="240" w:lineRule="auto"/>
              <w:rPr>
                <w:lang w:val="es-CL"/>
              </w:rPr>
            </w:pPr>
            <w:r w:rsidRPr="009901DC">
              <w:rPr>
                <w:lang w:val="es-CL"/>
              </w:rPr>
              <w:t>R</w:t>
            </w:r>
          </w:p>
        </w:tc>
        <w:tc>
          <w:tcPr>
            <w:tcW w:w="34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A81A828" w14:textId="77777777" w:rsidR="00D049C6" w:rsidRPr="009901DC" w:rsidRDefault="00D049C6" w:rsidP="00CA1485">
            <w:pPr>
              <w:spacing w:after="0" w:line="240" w:lineRule="auto"/>
              <w:rPr>
                <w:lang w:val="es-CL"/>
              </w:rPr>
            </w:pPr>
            <w:r w:rsidRPr="009901DC">
              <w:rPr>
                <w:lang w:val="es-CL"/>
              </w:rPr>
              <w:t xml:space="preserve">Indica quien </w:t>
            </w:r>
            <w:r w:rsidR="00CA1485">
              <w:rPr>
                <w:lang w:val="es-CL"/>
              </w:rPr>
              <w:t>Notifica</w:t>
            </w:r>
          </w:p>
        </w:tc>
      </w:tr>
    </w:tbl>
    <w:p w14:paraId="29AB1E4B" w14:textId="77777777" w:rsidR="00DB5DB4" w:rsidRPr="00250DA6" w:rsidRDefault="00DB5DB4" w:rsidP="00DB5DB4">
      <w:pPr>
        <w:pStyle w:val="Ttulo3"/>
      </w:pPr>
      <w:bookmarkStart w:id="45" w:name="_Toc361326995"/>
      <w:bookmarkStart w:id="46" w:name="_Toc430861171"/>
      <w:r>
        <w:t xml:space="preserve">3.6.2.- </w:t>
      </w:r>
      <w:r w:rsidRPr="00250DA6">
        <w:t>Par</w:t>
      </w:r>
      <w:r w:rsidRPr="00250DA6">
        <w:rPr>
          <w:rFonts w:hint="eastAsia"/>
        </w:rPr>
        <w:t>á</w:t>
      </w:r>
      <w:r w:rsidRPr="00250DA6">
        <w:t>metro Salida Res</w:t>
      </w:r>
      <w:r w:rsidR="003D715A">
        <w:t>puesta</w:t>
      </w:r>
      <w:proofErr w:type="spellStart"/>
      <w:r>
        <w:rPr>
          <w:lang w:val="es-CL"/>
        </w:rPr>
        <w:t>InformarConfirmacionCitaNueva</w:t>
      </w:r>
      <w:bookmarkEnd w:id="45"/>
      <w:bookmarkEnd w:id="46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61"/>
        <w:gridCol w:w="2161"/>
        <w:gridCol w:w="889"/>
        <w:gridCol w:w="3433"/>
      </w:tblGrid>
      <w:tr w:rsidR="00DB5DB4" w:rsidRPr="009901DC" w14:paraId="74704A06" w14:textId="77777777" w:rsidTr="00FB1E1C">
        <w:tc>
          <w:tcPr>
            <w:tcW w:w="864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24B5FB24" w14:textId="77777777" w:rsidR="00DB5DB4" w:rsidRPr="009901DC" w:rsidRDefault="003D715A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250DA6">
              <w:t>Res</w:t>
            </w:r>
            <w:r>
              <w:t>puesta</w:t>
            </w:r>
            <w:proofErr w:type="spellStart"/>
            <w:r>
              <w:rPr>
                <w:lang w:val="es-CL"/>
              </w:rPr>
              <w:t>InformarConfirmacionCitaNueva</w:t>
            </w:r>
            <w:proofErr w:type="spellEnd"/>
          </w:p>
        </w:tc>
      </w:tr>
      <w:tr w:rsidR="00DB5DB4" w:rsidRPr="009901DC" w14:paraId="26D96B95" w14:textId="77777777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2D4BFFE" w14:textId="77777777" w:rsidR="00DB5DB4" w:rsidRPr="009901DC" w:rsidRDefault="00DB5DB4" w:rsidP="00FB1E1C">
            <w:pPr>
              <w:spacing w:after="0" w:line="240" w:lineRule="auto"/>
              <w:rPr>
                <w:rFonts w:eastAsia="Times New Roman"/>
                <w:b/>
                <w:bCs/>
                <w:lang w:val="es-CL"/>
              </w:rPr>
            </w:pPr>
            <w:r w:rsidRPr="009901DC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6D637D6" w14:textId="77777777"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Tipo</w:t>
            </w:r>
          </w:p>
        </w:tc>
        <w:tc>
          <w:tcPr>
            <w:tcW w:w="8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328C7EF" w14:textId="77777777"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proofErr w:type="spellStart"/>
            <w:r w:rsidRPr="009901DC">
              <w:rPr>
                <w:b/>
                <w:lang w:val="es-CL"/>
              </w:rPr>
              <w:t>Req</w:t>
            </w:r>
            <w:proofErr w:type="spellEnd"/>
            <w:r w:rsidRPr="009901DC">
              <w:rPr>
                <w:b/>
                <w:lang w:val="es-CL"/>
              </w:rPr>
              <w:t>.</w:t>
            </w:r>
          </w:p>
        </w:tc>
        <w:tc>
          <w:tcPr>
            <w:tcW w:w="3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E8B08B2" w14:textId="77777777" w:rsidR="00DB5DB4" w:rsidRPr="009901DC" w:rsidRDefault="00DB5DB4" w:rsidP="00FB1E1C">
            <w:pPr>
              <w:spacing w:after="0" w:line="240" w:lineRule="auto"/>
              <w:rPr>
                <w:b/>
                <w:lang w:val="es-CL"/>
              </w:rPr>
            </w:pPr>
            <w:r w:rsidRPr="009901DC">
              <w:rPr>
                <w:b/>
                <w:lang w:val="es-CL"/>
              </w:rPr>
              <w:t>Descripci</w:t>
            </w:r>
            <w:r w:rsidRPr="009901DC">
              <w:rPr>
                <w:rFonts w:hint="eastAsia"/>
                <w:b/>
                <w:lang w:val="es-CL"/>
              </w:rPr>
              <w:t>ó</w:t>
            </w:r>
            <w:r w:rsidRPr="009901DC">
              <w:rPr>
                <w:b/>
                <w:lang w:val="es-CL"/>
              </w:rPr>
              <w:t>n</w:t>
            </w:r>
          </w:p>
        </w:tc>
      </w:tr>
      <w:tr w:rsidR="00DB5DB4" w:rsidRPr="009901DC" w14:paraId="3374A0DD" w14:textId="77777777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E010193" w14:textId="77777777" w:rsidR="00DB5DB4" w:rsidRPr="00250DA6" w:rsidRDefault="00DB5DB4" w:rsidP="00FB1E1C">
            <w:pPr>
              <w:spacing w:after="0" w:line="240" w:lineRule="auto"/>
              <w:rPr>
                <w:rFonts w:eastAsia="Times New Roman"/>
                <w:bCs/>
              </w:rPr>
            </w:pPr>
            <w:proofErr w:type="spellStart"/>
            <w:r w:rsidRPr="00250DA6">
              <w:rPr>
                <w:rFonts w:eastAsia="Times New Roman"/>
                <w:bCs/>
              </w:rPr>
              <w:t>RespuestaBase</w:t>
            </w:r>
            <w:proofErr w:type="spellEnd"/>
          </w:p>
        </w:tc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7A66B6D" w14:textId="77777777" w:rsidR="00DB5DB4" w:rsidRPr="005E6F2A" w:rsidRDefault="00DB5DB4" w:rsidP="00FB1E1C">
            <w:pPr>
              <w:spacing w:after="0" w:line="240" w:lineRule="auto"/>
            </w:pPr>
            <w:proofErr w:type="spellStart"/>
            <w:r w:rsidRPr="005E6F2A">
              <w:t>TypeRespuestaBase</w:t>
            </w:r>
            <w:proofErr w:type="spellEnd"/>
          </w:p>
        </w:tc>
        <w:tc>
          <w:tcPr>
            <w:tcW w:w="8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673F45D" w14:textId="77777777" w:rsidR="00DB5DB4" w:rsidRPr="005E6F2A" w:rsidRDefault="00DB5DB4" w:rsidP="00FB1E1C">
            <w:pPr>
              <w:spacing w:after="0" w:line="240" w:lineRule="auto"/>
            </w:pPr>
            <w:r w:rsidRPr="005E6F2A">
              <w:t>R</w:t>
            </w:r>
          </w:p>
        </w:tc>
        <w:tc>
          <w:tcPr>
            <w:tcW w:w="3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9725D5D" w14:textId="77777777" w:rsidR="00DB5DB4" w:rsidRDefault="00DB5DB4" w:rsidP="00FB1E1C">
            <w:pPr>
              <w:spacing w:after="0" w:line="240" w:lineRule="auto"/>
            </w:pPr>
            <w:r w:rsidRPr="005E6F2A">
              <w:t xml:space="preserve">Indica resultado de la </w:t>
            </w:r>
            <w:r>
              <w:t xml:space="preserve">acción de </w:t>
            </w:r>
            <w:r>
              <w:rPr>
                <w:lang w:val="es-CL"/>
              </w:rPr>
              <w:t>Informar Confirmación Cita</w:t>
            </w:r>
          </w:p>
        </w:tc>
      </w:tr>
    </w:tbl>
    <w:p w14:paraId="1C4BFD4D" w14:textId="77777777" w:rsidR="001635B1" w:rsidRDefault="001635B1" w:rsidP="000C7860">
      <w:bookmarkStart w:id="47" w:name="_Toc361327020"/>
    </w:p>
    <w:p w14:paraId="2A414399" w14:textId="77777777" w:rsidR="001635B1" w:rsidRDefault="001635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4CB0925" w14:textId="77777777" w:rsidR="00DB5DB4" w:rsidRDefault="00DB5DB4" w:rsidP="00DB5DB4">
      <w:pPr>
        <w:pStyle w:val="Ttulo1"/>
      </w:pPr>
      <w:bookmarkStart w:id="48" w:name="_Toc430861172"/>
      <w:r>
        <w:lastRenderedPageBreak/>
        <w:t xml:space="preserve">Tipos de </w:t>
      </w:r>
      <w:r w:rsidRPr="008F029C">
        <w:t>Datos</w:t>
      </w:r>
      <w:r>
        <w:t xml:space="preserve"> Compuestos</w:t>
      </w:r>
      <w:bookmarkEnd w:id="42"/>
      <w:bookmarkEnd w:id="47"/>
      <w:bookmarkEnd w:id="48"/>
    </w:p>
    <w:p w14:paraId="1C2A8BA3" w14:textId="77777777" w:rsidR="001635B1" w:rsidRPr="001635B1" w:rsidRDefault="001635B1" w:rsidP="001635B1"/>
    <w:p w14:paraId="273BB2B9" w14:textId="77777777" w:rsidR="00DB5DB4" w:rsidRPr="00DC433A" w:rsidRDefault="00DB5DB4" w:rsidP="00FB1E1C">
      <w:pPr>
        <w:pStyle w:val="Ttulo2"/>
        <w:spacing w:before="0" w:after="240" w:line="240" w:lineRule="auto"/>
        <w:ind w:left="567"/>
        <w:jc w:val="both"/>
        <w:rPr>
          <w:lang w:val="es-CL"/>
        </w:rPr>
      </w:pPr>
      <w:bookmarkStart w:id="49" w:name="_Toc332030437"/>
      <w:bookmarkStart w:id="50" w:name="_Toc361327021"/>
      <w:bookmarkStart w:id="51" w:name="_Toc430861173"/>
      <w:proofErr w:type="spellStart"/>
      <w:r w:rsidRPr="00E12533">
        <w:rPr>
          <w:lang w:val="es-CL"/>
        </w:rPr>
        <w:t>TypeParametroBase</w:t>
      </w:r>
      <w:bookmarkEnd w:id="49"/>
      <w:bookmarkEnd w:id="50"/>
      <w:bookmarkEnd w:id="51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3048"/>
        <w:gridCol w:w="807"/>
        <w:gridCol w:w="698"/>
        <w:gridCol w:w="4501"/>
      </w:tblGrid>
      <w:tr w:rsidR="00DB5DB4" w:rsidRPr="005B023B" w14:paraId="2C76AC14" w14:textId="77777777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8443A20" w14:textId="77777777"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5B023B">
              <w:rPr>
                <w:rFonts w:eastAsia="Times New Roman"/>
                <w:b/>
                <w:bCs/>
                <w:lang w:val="es-CL"/>
              </w:rPr>
              <w:t>TypeParametroBase</w:t>
            </w:r>
            <w:proofErr w:type="spellEnd"/>
          </w:p>
        </w:tc>
      </w:tr>
      <w:tr w:rsidR="00DB5DB4" w:rsidRPr="005B023B" w14:paraId="23297865" w14:textId="77777777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B4358F" w14:textId="77777777"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F7794EE" w14:textId="77777777"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9992A1B" w14:textId="77777777" w:rsidR="00DB5DB4" w:rsidRPr="005B023B" w:rsidRDefault="00DB5DB4" w:rsidP="00FB1E1C">
            <w:pPr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3F117C4" w14:textId="77777777"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DB5DB4" w:rsidRPr="005B023B" w14:paraId="02A5A6B7" w14:textId="77777777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8FC8B65" w14:textId="77777777" w:rsidR="00DB5DB4" w:rsidRPr="00CE32EF" w:rsidRDefault="00DB5DB4" w:rsidP="00FB1E1C">
            <w:pPr>
              <w:rPr>
                <w:rFonts w:eastAsia="Times New Roman"/>
                <w:bCs/>
                <w:lang w:val="es-CL"/>
              </w:rPr>
            </w:pPr>
            <w:proofErr w:type="spellStart"/>
            <w:r w:rsidRPr="00CE32EF">
              <w:rPr>
                <w:rFonts w:eastAsia="Times New Roman"/>
                <w:bCs/>
                <w:lang w:val="es-CL"/>
              </w:rPr>
              <w:t>IdentificadorTransaccion</w:t>
            </w:r>
            <w:proofErr w:type="spellEnd"/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B7C46DB" w14:textId="77777777" w:rsidR="00DB5DB4" w:rsidRPr="00CE32EF" w:rsidRDefault="00DB5DB4" w:rsidP="00FB1E1C">
            <w:pPr>
              <w:rPr>
                <w:lang w:val="es-CL"/>
              </w:rPr>
            </w:pPr>
            <w:proofErr w:type="spellStart"/>
            <w:r w:rsidRPr="00CE32EF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9B71CFE" w14:textId="77777777" w:rsidR="00DB5DB4" w:rsidRPr="00CE32EF" w:rsidRDefault="00DB5DB4" w:rsidP="00FB1E1C">
            <w:pPr>
              <w:rPr>
                <w:lang w:val="es-CL"/>
              </w:rPr>
            </w:pPr>
            <w:r w:rsidRPr="00CE32EF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0E02986" w14:textId="77777777" w:rsidR="00DB5DB4" w:rsidRPr="00CE32EF" w:rsidRDefault="00DB5DB4" w:rsidP="00FB1E1C">
            <w:pPr>
              <w:rPr>
                <w:lang w:val="es-CL"/>
              </w:rPr>
            </w:pPr>
            <w:r w:rsidRPr="00CE32EF">
              <w:rPr>
                <w:lang w:val="es-CL"/>
              </w:rPr>
              <w:t>Identificador único de la transacción</w:t>
            </w:r>
          </w:p>
        </w:tc>
      </w:tr>
      <w:tr w:rsidR="00DB5DB4" w:rsidRPr="005B023B" w14:paraId="6994E894" w14:textId="77777777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7F97454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TipoMensaje</w:t>
            </w:r>
            <w:proofErr w:type="spellEnd"/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7F076B0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F0602F2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4ABE2EB" w14:textId="77777777" w:rsidR="001635B1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Tipo Mensaje</w:t>
            </w:r>
            <w:r w:rsidR="001635B1">
              <w:rPr>
                <w:lang w:val="es-CL"/>
              </w:rPr>
              <w:t>. Valores:</w:t>
            </w:r>
          </w:p>
          <w:p w14:paraId="412D2584" w14:textId="77777777" w:rsidR="001635B1" w:rsidRPr="001635B1" w:rsidRDefault="001635B1" w:rsidP="001635B1">
            <w:pPr>
              <w:spacing w:after="0" w:line="240" w:lineRule="auto"/>
              <w:rPr>
                <w:lang w:val="es-CL"/>
              </w:rPr>
            </w:pPr>
            <w:r w:rsidRPr="001635B1">
              <w:rPr>
                <w:lang w:val="es-CL"/>
              </w:rPr>
              <w:t>1: Consulta</w:t>
            </w:r>
          </w:p>
          <w:p w14:paraId="7C05121D" w14:textId="77777777" w:rsidR="00DB5DB4" w:rsidRPr="005B023B" w:rsidRDefault="001635B1" w:rsidP="001635B1">
            <w:pPr>
              <w:spacing w:after="0" w:line="240" w:lineRule="auto"/>
              <w:rPr>
                <w:lang w:val="es-CL"/>
              </w:rPr>
            </w:pPr>
            <w:r w:rsidRPr="001635B1">
              <w:rPr>
                <w:lang w:val="es-CL"/>
              </w:rPr>
              <w:t>2: Notificar</w:t>
            </w:r>
          </w:p>
        </w:tc>
      </w:tr>
      <w:tr w:rsidR="00DB5DB4" w:rsidRPr="005B023B" w14:paraId="24808BA9" w14:textId="77777777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0AB7453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FechaHoraMensaje</w:t>
            </w:r>
            <w:proofErr w:type="spellEnd"/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C9A3F9D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4872AFF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8964FC" w14:textId="77777777" w:rsidR="000F2676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 xml:space="preserve">Fecha y Hora de mensaje, formato </w:t>
            </w:r>
          </w:p>
          <w:p w14:paraId="21F3E40D" w14:textId="77777777" w:rsidR="00DB5DB4" w:rsidRPr="005B023B" w:rsidRDefault="001635B1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t>aaaaMMdd</w:t>
            </w:r>
            <w:proofErr w:type="spellEnd"/>
            <w:r>
              <w:t xml:space="preserve"> HH:MM</w:t>
            </w:r>
          </w:p>
        </w:tc>
      </w:tr>
      <w:tr w:rsidR="00DB5DB4" w:rsidRPr="005B023B" w14:paraId="45544334" w14:textId="77777777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27A8A10" w14:textId="77777777" w:rsidR="00DB5DB4" w:rsidRPr="004D39A7" w:rsidRDefault="00DB5DB4" w:rsidP="00FB1E1C">
            <w:pPr>
              <w:spacing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IdSoftwareInforma</w:t>
            </w:r>
            <w:proofErr w:type="spellEnd"/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20F8671" w14:textId="77777777"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8A575FF" w14:textId="77777777"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EAC5C0D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Identificador del software que consulta</w:t>
            </w:r>
          </w:p>
        </w:tc>
      </w:tr>
      <w:tr w:rsidR="00DB5DB4" w:rsidRPr="005B023B" w14:paraId="10772F09" w14:textId="77777777" w:rsidTr="000F2676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14:paraId="4CA2EB9F" w14:textId="77777777" w:rsidR="00DB5DB4" w:rsidRPr="004D39A7" w:rsidRDefault="00DB5DB4" w:rsidP="00FB1E1C">
            <w:pPr>
              <w:spacing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IdSitioSoftware</w:t>
            </w:r>
            <w:proofErr w:type="spellEnd"/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14:paraId="2136026A" w14:textId="77777777"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14:paraId="30075335" w14:textId="77777777"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14:paraId="240FE2A9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Identificador del sitio que consulta</w:t>
            </w:r>
          </w:p>
        </w:tc>
      </w:tr>
      <w:tr w:rsidR="00DB5DB4" w:rsidRPr="005B023B" w14:paraId="01DAA3C7" w14:textId="77777777" w:rsidTr="000F2676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14:paraId="4754243E" w14:textId="77777777" w:rsidR="00DB5DB4" w:rsidRPr="004D39A7" w:rsidRDefault="001635B1" w:rsidP="00FB1E1C">
            <w:pPr>
              <w:spacing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0D698A">
              <w:t>CodigoEstablecimiento</w:t>
            </w:r>
            <w:r>
              <w:t>Consulta</w:t>
            </w:r>
            <w:proofErr w:type="spellEnd"/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14:paraId="01FF2C4E" w14:textId="77777777"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14:paraId="35534E48" w14:textId="77777777" w:rsidR="00DB5DB4" w:rsidRPr="005B023B" w:rsidRDefault="00DB5DB4" w:rsidP="00FB1E1C">
            <w:pPr>
              <w:spacing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14:paraId="57EEDE7F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C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 xml:space="preserve">digo DEIS del establecimiento que </w:t>
            </w:r>
            <w:r>
              <w:rPr>
                <w:lang w:val="es-CL"/>
              </w:rPr>
              <w:t>informa</w:t>
            </w:r>
          </w:p>
        </w:tc>
      </w:tr>
      <w:tr w:rsidR="000F2676" w:rsidRPr="005B023B" w14:paraId="2117622D" w14:textId="77777777" w:rsidTr="00FB1E1C">
        <w:tc>
          <w:tcPr>
            <w:tcW w:w="22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BC9C383" w14:textId="77777777" w:rsidR="000F2676" w:rsidRPr="000D698A" w:rsidRDefault="000F2676" w:rsidP="00FB1E1C">
            <w:pPr>
              <w:spacing w:line="240" w:lineRule="auto"/>
            </w:pPr>
            <w:proofErr w:type="spellStart"/>
            <w:r>
              <w:t>VersionSoftwareInforma</w:t>
            </w:r>
            <w:proofErr w:type="spellEnd"/>
          </w:p>
        </w:tc>
        <w:tc>
          <w:tcPr>
            <w:tcW w:w="8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65E579A" w14:textId="77777777" w:rsidR="000F2676" w:rsidRPr="005B023B" w:rsidRDefault="000F2676" w:rsidP="00FB1E1C">
            <w:pPr>
              <w:spacing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C5385B7" w14:textId="77777777" w:rsidR="000F2676" w:rsidRPr="005B023B" w:rsidRDefault="000F2676" w:rsidP="00FB1E1C">
            <w:pPr>
              <w:spacing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B3D7DFF" w14:textId="77777777" w:rsidR="000F2676" w:rsidRPr="005B023B" w:rsidRDefault="000F2676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Versión del Software que consulta.</w:t>
            </w:r>
          </w:p>
        </w:tc>
      </w:tr>
    </w:tbl>
    <w:p w14:paraId="191E1737" w14:textId="77777777" w:rsidR="00DB5DB4" w:rsidRDefault="00DB5DB4" w:rsidP="00DB5DB4">
      <w:pPr>
        <w:spacing w:line="240" w:lineRule="auto"/>
        <w:rPr>
          <w:lang w:val="es-CL"/>
        </w:rPr>
      </w:pPr>
    </w:p>
    <w:p w14:paraId="326D5BAB" w14:textId="77777777" w:rsidR="00DB5DB4" w:rsidRPr="00DC433A" w:rsidRDefault="00DB5DB4" w:rsidP="00FB1E1C">
      <w:pPr>
        <w:pStyle w:val="Ttulo2"/>
        <w:spacing w:before="440" w:after="240"/>
        <w:ind w:left="567"/>
        <w:jc w:val="both"/>
        <w:rPr>
          <w:lang w:val="es-CL"/>
        </w:rPr>
      </w:pPr>
      <w:bookmarkStart w:id="52" w:name="_Toc332030438"/>
      <w:bookmarkStart w:id="53" w:name="_Toc361327022"/>
      <w:bookmarkStart w:id="54" w:name="_Toc430861174"/>
      <w:proofErr w:type="spellStart"/>
      <w:r w:rsidRPr="00E12533">
        <w:rPr>
          <w:lang w:val="es-CL"/>
        </w:rPr>
        <w:t>TypeRespuestaBase</w:t>
      </w:r>
      <w:bookmarkEnd w:id="52"/>
      <w:bookmarkEnd w:id="53"/>
      <w:bookmarkEnd w:id="54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61"/>
        <w:gridCol w:w="1349"/>
        <w:gridCol w:w="709"/>
        <w:gridCol w:w="4425"/>
      </w:tblGrid>
      <w:tr w:rsidR="00DB5DB4" w:rsidRPr="005B023B" w14:paraId="6538ED8A" w14:textId="77777777" w:rsidTr="00FB1E1C">
        <w:tc>
          <w:tcPr>
            <w:tcW w:w="864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28627BED" w14:textId="77777777"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5B023B">
              <w:rPr>
                <w:rFonts w:eastAsia="Times New Roman"/>
                <w:b/>
                <w:bCs/>
                <w:lang w:val="es-CL"/>
              </w:rPr>
              <w:t>TypeRespuestaBase</w:t>
            </w:r>
            <w:proofErr w:type="spellEnd"/>
          </w:p>
        </w:tc>
      </w:tr>
      <w:tr w:rsidR="00DB5DB4" w:rsidRPr="005B023B" w14:paraId="346DAD65" w14:textId="77777777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3FDBB0C" w14:textId="77777777"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r w:rsidRPr="005B023B">
              <w:rPr>
                <w:rFonts w:eastAsia="Times New Roman"/>
                <w:b/>
                <w:bCs/>
                <w:lang w:val="es-CL"/>
              </w:rPr>
              <w:t>Campo</w:t>
            </w:r>
          </w:p>
        </w:tc>
        <w:tc>
          <w:tcPr>
            <w:tcW w:w="13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FD9520" w14:textId="77777777"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64EB754" w14:textId="77777777" w:rsidR="00DB5DB4" w:rsidRPr="005B023B" w:rsidRDefault="00DB5DB4" w:rsidP="00FB1E1C">
            <w:pPr>
              <w:rPr>
                <w:b/>
                <w:lang w:val="es-CL"/>
              </w:rPr>
            </w:pPr>
            <w:proofErr w:type="spellStart"/>
            <w:r w:rsidRPr="005B023B">
              <w:rPr>
                <w:b/>
                <w:lang w:val="es-CL"/>
              </w:rPr>
              <w:t>Req</w:t>
            </w:r>
            <w:proofErr w:type="spellEnd"/>
            <w:r w:rsidRPr="005B023B">
              <w:rPr>
                <w:b/>
                <w:lang w:val="es-CL"/>
              </w:rPr>
              <w:t>.</w:t>
            </w:r>
          </w:p>
        </w:tc>
        <w:tc>
          <w:tcPr>
            <w:tcW w:w="44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4DBEF06" w14:textId="77777777" w:rsidR="00DB5DB4" w:rsidRPr="005B023B" w:rsidRDefault="00DB5DB4" w:rsidP="00FB1E1C">
            <w:pPr>
              <w:rPr>
                <w:b/>
                <w:lang w:val="es-CL"/>
              </w:rPr>
            </w:pPr>
            <w:r w:rsidRPr="005B023B">
              <w:rPr>
                <w:b/>
                <w:lang w:val="es-CL"/>
              </w:rPr>
              <w:t>Descripci</w:t>
            </w:r>
            <w:r w:rsidRPr="005B023B">
              <w:rPr>
                <w:rFonts w:hint="eastAsia"/>
                <w:b/>
                <w:lang w:val="es-CL"/>
              </w:rPr>
              <w:t>ó</w:t>
            </w:r>
            <w:r w:rsidRPr="005B023B">
              <w:rPr>
                <w:b/>
                <w:lang w:val="es-CL"/>
              </w:rPr>
              <w:t>n</w:t>
            </w:r>
          </w:p>
        </w:tc>
      </w:tr>
      <w:tr w:rsidR="00DB5DB4" w:rsidRPr="005B023B" w14:paraId="00F466DB" w14:textId="77777777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EA1CB0A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Estatus</w:t>
            </w:r>
          </w:p>
        </w:tc>
        <w:tc>
          <w:tcPr>
            <w:tcW w:w="13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FF7262F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Integer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780B41C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4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F8A8A9B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C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>digo de estado de la transacci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>n</w:t>
            </w:r>
          </w:p>
        </w:tc>
      </w:tr>
      <w:tr w:rsidR="00DB5DB4" w:rsidRPr="005B023B" w14:paraId="4D660003" w14:textId="77777777" w:rsidTr="00FB1E1C">
        <w:tc>
          <w:tcPr>
            <w:tcW w:w="21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B1A8D7E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 w:rsidRPr="004D39A7">
              <w:rPr>
                <w:rFonts w:eastAsia="Times New Roman"/>
                <w:bCs/>
                <w:lang w:val="es-CL"/>
              </w:rPr>
              <w:t>Descripci</w:t>
            </w:r>
            <w:r w:rsidRPr="004D39A7">
              <w:rPr>
                <w:rFonts w:eastAsia="Times New Roman" w:hint="eastAsia"/>
                <w:bCs/>
                <w:lang w:val="es-CL"/>
              </w:rPr>
              <w:t>ó</w:t>
            </w:r>
            <w:r w:rsidRPr="004D39A7">
              <w:rPr>
                <w:rFonts w:eastAsia="Times New Roman"/>
                <w:bCs/>
                <w:lang w:val="es-CL"/>
              </w:rPr>
              <w:t>n</w:t>
            </w:r>
          </w:p>
        </w:tc>
        <w:tc>
          <w:tcPr>
            <w:tcW w:w="13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4B2DB84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C9C137E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4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AA4BFFB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Descripci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>n estado de la transacci</w:t>
            </w:r>
            <w:r w:rsidRPr="005B023B">
              <w:rPr>
                <w:rFonts w:hint="eastAsia"/>
                <w:lang w:val="es-CL"/>
              </w:rPr>
              <w:t>ó</w:t>
            </w:r>
            <w:r w:rsidRPr="005B023B">
              <w:rPr>
                <w:lang w:val="es-CL"/>
              </w:rPr>
              <w:t>n</w:t>
            </w:r>
          </w:p>
        </w:tc>
      </w:tr>
    </w:tbl>
    <w:p w14:paraId="5D1B4848" w14:textId="77777777" w:rsidR="00DB5DB4" w:rsidRDefault="00DB5DB4" w:rsidP="00DB5DB4">
      <w:pPr>
        <w:rPr>
          <w:lang w:val="es-CL"/>
        </w:rPr>
      </w:pPr>
    </w:p>
    <w:p w14:paraId="7AB0E026" w14:textId="77777777" w:rsidR="00DB5DB4" w:rsidRDefault="00DB5DB4" w:rsidP="00DB5DB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L"/>
        </w:rPr>
      </w:pPr>
      <w:bookmarkStart w:id="55" w:name="_Toc332030441"/>
      <w:r>
        <w:rPr>
          <w:lang w:val="es-CL"/>
        </w:rPr>
        <w:br w:type="page"/>
      </w:r>
    </w:p>
    <w:p w14:paraId="6E940484" w14:textId="77777777" w:rsidR="00DB5DB4" w:rsidRPr="00D7537F" w:rsidRDefault="00DB5DB4" w:rsidP="00FB1E1C">
      <w:pPr>
        <w:pStyle w:val="Ttulo2"/>
        <w:spacing w:before="0" w:after="240" w:line="240" w:lineRule="auto"/>
        <w:ind w:left="567"/>
        <w:jc w:val="both"/>
        <w:rPr>
          <w:lang w:val="es-CL"/>
        </w:rPr>
      </w:pPr>
      <w:bookmarkStart w:id="56" w:name="_Toc361327023"/>
      <w:bookmarkStart w:id="57" w:name="_Toc430861175"/>
      <w:proofErr w:type="spellStart"/>
      <w:r w:rsidRPr="00E12533">
        <w:rPr>
          <w:lang w:val="es-CL"/>
        </w:rPr>
        <w:lastRenderedPageBreak/>
        <w:t>TypePaciente</w:t>
      </w:r>
      <w:bookmarkEnd w:id="55"/>
      <w:bookmarkEnd w:id="56"/>
      <w:bookmarkEnd w:id="57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564"/>
        <w:gridCol w:w="946"/>
        <w:gridCol w:w="709"/>
        <w:gridCol w:w="4501"/>
      </w:tblGrid>
      <w:tr w:rsidR="00DB5DB4" w:rsidRPr="005B023B" w14:paraId="69609611" w14:textId="77777777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F7E3FC1" w14:textId="77777777"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5B023B">
              <w:rPr>
                <w:rFonts w:eastAsia="Times New Roman"/>
                <w:b/>
                <w:bCs/>
                <w:lang w:val="es-CL"/>
              </w:rPr>
              <w:t>TypePaciente</w:t>
            </w:r>
            <w:proofErr w:type="spellEnd"/>
          </w:p>
        </w:tc>
      </w:tr>
      <w:tr w:rsidR="00DB5DB4" w:rsidRPr="005B023B" w14:paraId="6D19B278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96A0AE7" w14:textId="77777777" w:rsidR="00DB5DB4" w:rsidRPr="005B023B" w:rsidRDefault="00DB5DB4" w:rsidP="00FB1E1C">
            <w:pPr>
              <w:rPr>
                <w:rFonts w:eastAsia="Times New Roman"/>
                <w:b/>
                <w:bCs/>
              </w:rPr>
            </w:pPr>
            <w:r w:rsidRPr="005B023B">
              <w:rPr>
                <w:rFonts w:eastAsia="Times New Roman"/>
                <w:b/>
                <w:bCs/>
              </w:rPr>
              <w:t>Campo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311C02" w14:textId="77777777"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B0C3544" w14:textId="77777777" w:rsidR="00DB5DB4" w:rsidRPr="005B023B" w:rsidRDefault="00DB5DB4" w:rsidP="00FB1E1C">
            <w:pPr>
              <w:rPr>
                <w:b/>
              </w:rPr>
            </w:pPr>
            <w:proofErr w:type="spellStart"/>
            <w:r w:rsidRPr="005B023B">
              <w:rPr>
                <w:b/>
              </w:rPr>
              <w:t>Req</w:t>
            </w:r>
            <w:proofErr w:type="spellEnd"/>
            <w:r w:rsidRPr="005B023B">
              <w:rPr>
                <w:b/>
              </w:rPr>
              <w:t>.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6468E9" w14:textId="77777777"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DB5DB4" w:rsidRPr="005B023B" w14:paraId="0C905421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DE0A14E" w14:textId="77777777" w:rsidR="00DB5DB4" w:rsidRPr="004D39A7" w:rsidRDefault="00DB5DB4" w:rsidP="0026606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Identifica</w:t>
            </w:r>
            <w:r w:rsidR="0026606C">
              <w:rPr>
                <w:rFonts w:eastAsia="Times New Roman"/>
                <w:bCs/>
                <w:lang w:val="es-CL"/>
              </w:rPr>
              <w:t>dor</w:t>
            </w:r>
            <w:r w:rsidRPr="004D39A7">
              <w:rPr>
                <w:rFonts w:eastAsia="Times New Roman"/>
                <w:bCs/>
                <w:lang w:val="es-CL"/>
              </w:rPr>
              <w:t>Paciente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D98DC9D" w14:textId="77777777" w:rsidR="00DB5DB4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546479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C9F7675" w14:textId="77777777" w:rsidR="00DB5DB4" w:rsidRPr="005B023B" w:rsidRDefault="00DB5DB4" w:rsidP="0026606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Identificación </w:t>
            </w:r>
            <w:r w:rsidR="0026606C">
              <w:rPr>
                <w:lang w:val="es-CL"/>
              </w:rPr>
              <w:t xml:space="preserve">único </w:t>
            </w:r>
            <w:r>
              <w:rPr>
                <w:lang w:val="es-CL"/>
              </w:rPr>
              <w:t>del paciente</w:t>
            </w:r>
          </w:p>
        </w:tc>
      </w:tr>
      <w:tr w:rsidR="00DB5DB4" w:rsidRPr="005B023B" w14:paraId="320DFD25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F81F94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Nombres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4E01CFA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4C45CBD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C26A829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Nombres </w:t>
            </w:r>
            <w:r w:rsidRPr="005B023B">
              <w:rPr>
                <w:lang w:val="es-CL"/>
              </w:rPr>
              <w:t>del paciente</w:t>
            </w:r>
            <w:r>
              <w:rPr>
                <w:lang w:val="es-CL"/>
              </w:rPr>
              <w:t>.</w:t>
            </w:r>
          </w:p>
        </w:tc>
      </w:tr>
      <w:tr w:rsidR="00DB5DB4" w:rsidRPr="005B023B" w14:paraId="1DF0CD1B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DB53C85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PrimerApellido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CDFB07B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C822351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791C2F4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Primer apellido </w:t>
            </w:r>
            <w:r w:rsidRPr="005B023B">
              <w:rPr>
                <w:lang w:val="es-CL"/>
              </w:rPr>
              <w:t>del paciente</w:t>
            </w:r>
          </w:p>
        </w:tc>
      </w:tr>
      <w:tr w:rsidR="00DB5DB4" w:rsidRPr="005B023B" w14:paraId="47224411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9F93CB5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SegundoApellido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9AB290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EC10ABE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EC5D8FD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Segundo apellido</w:t>
            </w:r>
            <w:r w:rsidRPr="005B023B">
              <w:rPr>
                <w:lang w:val="es-CL"/>
              </w:rPr>
              <w:t xml:space="preserve"> del paciente</w:t>
            </w:r>
          </w:p>
        </w:tc>
      </w:tr>
      <w:tr w:rsidR="00DB5DB4" w:rsidRPr="005B023B" w14:paraId="1CC5485F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89A1812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TelefonoResidencial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A9A207D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5DD2CDC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10EB868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 xml:space="preserve">Teléfono residencial del paciente, formato: </w:t>
            </w:r>
            <w:proofErr w:type="spellStart"/>
            <w:r>
              <w:rPr>
                <w:lang w:val="es-CL"/>
              </w:rPr>
              <w:t>CodigoPais+CodigoArea+NumeroTelfono</w:t>
            </w:r>
            <w:proofErr w:type="spellEnd"/>
            <w:r>
              <w:rPr>
                <w:lang w:val="es-CL"/>
              </w:rPr>
              <w:t>, ejemplo 562225888800</w:t>
            </w:r>
          </w:p>
        </w:tc>
      </w:tr>
      <w:tr w:rsidR="00DB5DB4" w:rsidRPr="005B023B" w14:paraId="5A3F8C3F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7762F24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TelefonoMovil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BFB4E9E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03FBBC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ADD2A58" w14:textId="77777777"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Teléfono móvil del paciente, formato:</w:t>
            </w:r>
          </w:p>
          <w:p w14:paraId="41AE6403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CodigoPais+9+NumeroTelfono, ejemplo 56966892379</w:t>
            </w:r>
          </w:p>
        </w:tc>
      </w:tr>
      <w:tr w:rsidR="00DB5DB4" w:rsidRPr="005B023B" w14:paraId="65F69729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2F43FD3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Email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F4173EA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D08D84A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75E4129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Correo electrónico del paciente</w:t>
            </w:r>
          </w:p>
        </w:tc>
      </w:tr>
    </w:tbl>
    <w:p w14:paraId="4011F4DC" w14:textId="77777777" w:rsidR="00DB5DB4" w:rsidRPr="00D7537F" w:rsidRDefault="00DB5DB4" w:rsidP="00FB1E1C">
      <w:pPr>
        <w:pStyle w:val="Ttulo2"/>
        <w:spacing w:before="440" w:after="240"/>
        <w:ind w:left="567"/>
        <w:jc w:val="both"/>
        <w:rPr>
          <w:lang w:val="es-CL"/>
        </w:rPr>
      </w:pPr>
      <w:bookmarkStart w:id="58" w:name="_Toc361327024"/>
      <w:bookmarkStart w:id="59" w:name="_Toc430861176"/>
      <w:proofErr w:type="spellStart"/>
      <w:r w:rsidRPr="00E12533">
        <w:rPr>
          <w:lang w:val="es-CL"/>
        </w:rPr>
        <w:t>Type</w:t>
      </w:r>
      <w:r>
        <w:rPr>
          <w:lang w:val="es-CL"/>
        </w:rPr>
        <w:t>Cita</w:t>
      </w:r>
      <w:bookmarkEnd w:id="58"/>
      <w:bookmarkEnd w:id="59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489"/>
        <w:gridCol w:w="1655"/>
        <w:gridCol w:w="701"/>
        <w:gridCol w:w="4209"/>
      </w:tblGrid>
      <w:tr w:rsidR="00DB5DB4" w:rsidRPr="005B023B" w14:paraId="606E09E7" w14:textId="77777777" w:rsidTr="00FB1E1C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BEB6428" w14:textId="77777777"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5B023B">
              <w:rPr>
                <w:rFonts w:eastAsia="Times New Roman"/>
                <w:b/>
                <w:bCs/>
                <w:lang w:val="es-CL"/>
              </w:rPr>
              <w:t>Type</w:t>
            </w:r>
            <w:r>
              <w:rPr>
                <w:rFonts w:eastAsia="Times New Roman"/>
                <w:b/>
                <w:bCs/>
                <w:lang w:val="es-CL"/>
              </w:rPr>
              <w:t>Cita</w:t>
            </w:r>
            <w:proofErr w:type="spellEnd"/>
          </w:p>
        </w:tc>
      </w:tr>
      <w:tr w:rsidR="00DB5DB4" w:rsidRPr="005B023B" w14:paraId="2A08FDE2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7EC5AC" w14:textId="77777777" w:rsidR="00DB5DB4" w:rsidRPr="005B023B" w:rsidRDefault="00DB5DB4" w:rsidP="00FB1E1C">
            <w:pPr>
              <w:rPr>
                <w:rFonts w:eastAsia="Times New Roman"/>
                <w:b/>
                <w:bCs/>
              </w:rPr>
            </w:pPr>
            <w:r w:rsidRPr="005B023B">
              <w:rPr>
                <w:rFonts w:eastAsia="Times New Roman"/>
                <w:b/>
                <w:bCs/>
              </w:rPr>
              <w:t>Campo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27240C3" w14:textId="77777777"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42B3442" w14:textId="77777777" w:rsidR="00DB5DB4" w:rsidRPr="005B023B" w:rsidRDefault="00DB5DB4" w:rsidP="00FB1E1C">
            <w:pPr>
              <w:rPr>
                <w:b/>
              </w:rPr>
            </w:pPr>
            <w:proofErr w:type="spellStart"/>
            <w:r w:rsidRPr="005B023B">
              <w:rPr>
                <w:b/>
              </w:rPr>
              <w:t>Req</w:t>
            </w:r>
            <w:proofErr w:type="spellEnd"/>
            <w:r w:rsidRPr="005B023B">
              <w:rPr>
                <w:b/>
              </w:rPr>
              <w:t>.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880A363" w14:textId="77777777"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DB5DB4" w:rsidRPr="005B023B" w14:paraId="1A2568FA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60096AD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Identificacion</w:t>
            </w:r>
            <w:r>
              <w:rPr>
                <w:rFonts w:eastAsia="Times New Roman"/>
                <w:bCs/>
                <w:lang w:val="es-CL"/>
              </w:rPr>
              <w:t>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FA140F1" w14:textId="77777777" w:rsidR="00DB5DB4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Integer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8452C13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0B8BC88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Identificación único de la cita en Rayen</w:t>
            </w:r>
          </w:p>
        </w:tc>
      </w:tr>
      <w:tr w:rsidR="00DB5DB4" w:rsidRPr="005B023B" w14:paraId="4BDCD820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83901CF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TipoAtencionCita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E072483" w14:textId="77777777" w:rsidR="00DB5DB4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31085E9" w14:textId="77777777"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BEE3110" w14:textId="77777777" w:rsidR="00DB5DB4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 el tipo de atención asociada a la cita, ejemplo: Consulta Morbilidad</w:t>
            </w:r>
          </w:p>
        </w:tc>
      </w:tr>
      <w:tr w:rsidR="00DB5DB4" w:rsidRPr="005B023B" w14:paraId="2EC81A32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25C2EFF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FechaCita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583D1A4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D0E54B9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9D5165F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Fecha de la cita, en formato “</w:t>
            </w:r>
            <w:proofErr w:type="spellStart"/>
            <w:r w:rsidRPr="005B023B">
              <w:rPr>
                <w:lang w:val="es-CL"/>
              </w:rPr>
              <w:t>aaaaMMdd</w:t>
            </w:r>
            <w:proofErr w:type="spellEnd"/>
            <w:r>
              <w:rPr>
                <w:lang w:val="es-CL"/>
              </w:rPr>
              <w:t>”</w:t>
            </w:r>
          </w:p>
        </w:tc>
      </w:tr>
      <w:tr w:rsidR="00DB5DB4" w:rsidRPr="005B023B" w14:paraId="59DD4707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DA1C847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HoraCita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28D3D02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6A612D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F1EC0F4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Hora de la cita, en formato “HH</w:t>
            </w:r>
            <w:r w:rsidR="004F3B83">
              <w:rPr>
                <w:lang w:val="es-CL"/>
              </w:rPr>
              <w:t>:</w:t>
            </w:r>
            <w:r>
              <w:rPr>
                <w:lang w:val="es-CL"/>
              </w:rPr>
              <w:t>MM”</w:t>
            </w:r>
          </w:p>
        </w:tc>
      </w:tr>
      <w:tr w:rsidR="00DB5DB4" w:rsidRPr="005B023B" w14:paraId="551A303B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8FAB116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LugarCita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4684ECA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TypeLugar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0A38542" w14:textId="77777777" w:rsidR="00DB5DB4" w:rsidRPr="005B023B" w:rsidRDefault="00C9002A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3C01B3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Lugar donde se realizara la atención</w:t>
            </w:r>
          </w:p>
        </w:tc>
      </w:tr>
      <w:tr w:rsidR="00DB5DB4" w:rsidRPr="005B023B" w14:paraId="2BC0C6FF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8B9192E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ProfesionalCita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007DA12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TypeProfesional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845AEA4" w14:textId="77777777" w:rsidR="00DB5DB4" w:rsidRPr="005B023B" w:rsidRDefault="00F92BC9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449BC11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Profesional que realizara la atención</w:t>
            </w:r>
          </w:p>
        </w:tc>
      </w:tr>
      <w:tr w:rsidR="00DB5DB4" w:rsidRPr="005B023B" w14:paraId="140CE084" w14:textId="77777777" w:rsidTr="00FB1E1C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D9EF0EB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PacienteCita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58D1766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TypePaciente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0C78E74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2B0CF48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Paciente al que se le realizara la atención</w:t>
            </w:r>
          </w:p>
        </w:tc>
      </w:tr>
    </w:tbl>
    <w:p w14:paraId="4D0DD5E2" w14:textId="77777777" w:rsidR="00C5448E" w:rsidRDefault="00C5448E" w:rsidP="00C5448E">
      <w:pPr>
        <w:rPr>
          <w:lang w:val="es-CL"/>
        </w:rPr>
      </w:pPr>
      <w:bookmarkStart w:id="60" w:name="_Toc361327025"/>
    </w:p>
    <w:p w14:paraId="26D32634" w14:textId="77777777" w:rsidR="00C5448E" w:rsidRDefault="00C5448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L"/>
        </w:rPr>
      </w:pPr>
      <w:r>
        <w:rPr>
          <w:lang w:val="es-CL"/>
        </w:rPr>
        <w:br w:type="page"/>
      </w:r>
    </w:p>
    <w:p w14:paraId="0D6D7056" w14:textId="77777777" w:rsidR="00C5448E" w:rsidRPr="00D7537F" w:rsidRDefault="00C5448E" w:rsidP="00C5448E">
      <w:pPr>
        <w:pStyle w:val="Ttulo2"/>
        <w:spacing w:before="440" w:after="240"/>
        <w:ind w:left="567"/>
        <w:jc w:val="both"/>
        <w:rPr>
          <w:lang w:val="es-CL"/>
        </w:rPr>
      </w:pPr>
      <w:bookmarkStart w:id="61" w:name="_Toc430861177"/>
      <w:proofErr w:type="spellStart"/>
      <w:r w:rsidRPr="00E12533">
        <w:rPr>
          <w:lang w:val="es-CL"/>
        </w:rPr>
        <w:lastRenderedPageBreak/>
        <w:t>Type</w:t>
      </w:r>
      <w:r>
        <w:rPr>
          <w:lang w:val="es-CL"/>
        </w:rPr>
        <w:t>CitaNueva</w:t>
      </w:r>
      <w:bookmarkEnd w:id="61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498"/>
        <w:gridCol w:w="1655"/>
        <w:gridCol w:w="701"/>
        <w:gridCol w:w="4200"/>
      </w:tblGrid>
      <w:tr w:rsidR="00C5448E" w:rsidRPr="005B023B" w14:paraId="262F7433" w14:textId="77777777" w:rsidTr="001635B1">
        <w:tc>
          <w:tcPr>
            <w:tcW w:w="8720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A7B45BF" w14:textId="77777777" w:rsidR="00C5448E" w:rsidRPr="005B023B" w:rsidRDefault="00C5448E" w:rsidP="001635B1">
            <w:pPr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5B023B">
              <w:rPr>
                <w:rFonts w:eastAsia="Times New Roman"/>
                <w:b/>
                <w:bCs/>
                <w:lang w:val="es-CL"/>
              </w:rPr>
              <w:t>Type</w:t>
            </w:r>
            <w:r>
              <w:rPr>
                <w:rFonts w:eastAsia="Times New Roman"/>
                <w:b/>
                <w:bCs/>
                <w:lang w:val="es-CL"/>
              </w:rPr>
              <w:t>CitaNueva</w:t>
            </w:r>
            <w:proofErr w:type="spellEnd"/>
          </w:p>
        </w:tc>
      </w:tr>
      <w:tr w:rsidR="00C5448E" w:rsidRPr="005B023B" w14:paraId="28DCAE35" w14:textId="77777777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5898AC5" w14:textId="77777777" w:rsidR="00C5448E" w:rsidRPr="005B023B" w:rsidRDefault="00C5448E" w:rsidP="001635B1">
            <w:pPr>
              <w:rPr>
                <w:rFonts w:eastAsia="Times New Roman"/>
                <w:b/>
                <w:bCs/>
              </w:rPr>
            </w:pPr>
            <w:r w:rsidRPr="005B023B">
              <w:rPr>
                <w:rFonts w:eastAsia="Times New Roman"/>
                <w:b/>
                <w:bCs/>
              </w:rPr>
              <w:t>Campo</w:t>
            </w:r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89D4A90" w14:textId="77777777" w:rsidR="00C5448E" w:rsidRPr="005B023B" w:rsidRDefault="00C5448E" w:rsidP="001635B1">
            <w:pPr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542231F" w14:textId="77777777" w:rsidR="00C5448E" w:rsidRPr="005B023B" w:rsidRDefault="00C5448E" w:rsidP="001635B1">
            <w:pPr>
              <w:rPr>
                <w:b/>
              </w:rPr>
            </w:pPr>
            <w:proofErr w:type="spellStart"/>
            <w:r w:rsidRPr="005B023B">
              <w:rPr>
                <w:b/>
              </w:rPr>
              <w:t>Req</w:t>
            </w:r>
            <w:proofErr w:type="spellEnd"/>
            <w:r w:rsidRPr="005B023B">
              <w:rPr>
                <w:b/>
              </w:rPr>
              <w:t>.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54A2791" w14:textId="77777777" w:rsidR="00C5448E" w:rsidRPr="005B023B" w:rsidRDefault="00C5448E" w:rsidP="001635B1">
            <w:pPr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C5448E" w:rsidRPr="005B023B" w14:paraId="29CFD2D2" w14:textId="77777777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513FA80" w14:textId="77777777" w:rsidR="00C5448E" w:rsidRPr="004D39A7" w:rsidRDefault="00C5448E" w:rsidP="00C5448E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 w:rsidRPr="004D39A7">
              <w:rPr>
                <w:rFonts w:eastAsia="Times New Roman"/>
                <w:bCs/>
                <w:lang w:val="es-CL"/>
              </w:rPr>
              <w:t>Identificacion</w:t>
            </w:r>
            <w:r>
              <w:rPr>
                <w:rFonts w:eastAsia="Times New Roman"/>
                <w:bCs/>
                <w:lang w:val="es-CL"/>
              </w:rPr>
              <w:t>Cupo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7DD2C5" w14:textId="77777777" w:rsidR="00C5448E" w:rsidRDefault="00C5448E" w:rsidP="001635B1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Integer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80BBA57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4F86F39" w14:textId="77777777" w:rsidR="00C5448E" w:rsidRPr="005B023B" w:rsidRDefault="00C5448E" w:rsidP="00C5448E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Identificación único del cupo que se quiere agendar</w:t>
            </w:r>
          </w:p>
        </w:tc>
      </w:tr>
      <w:tr w:rsidR="00C5448E" w:rsidRPr="005B023B" w14:paraId="5C02D3A2" w14:textId="77777777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4D79875" w14:textId="77777777"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TipoAtencionCita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E0095FE" w14:textId="77777777" w:rsidR="00C5448E" w:rsidRDefault="00C5448E" w:rsidP="001635B1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7873B23" w14:textId="77777777" w:rsidR="00C5448E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9F4B650" w14:textId="77777777" w:rsidR="00C5448E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Identifica el tipo de atención asociada a la cita, ejemplo: Consulta Morbilidad</w:t>
            </w:r>
          </w:p>
        </w:tc>
      </w:tr>
      <w:tr w:rsidR="00C5448E" w:rsidRPr="005B023B" w14:paraId="30DEB24B" w14:textId="77777777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37DCD02" w14:textId="77777777"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FechaCita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C2EB9CB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79A6228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8B48853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Fecha de la cita, en formato “</w:t>
            </w:r>
            <w:proofErr w:type="spellStart"/>
            <w:r w:rsidRPr="005B023B">
              <w:rPr>
                <w:lang w:val="es-CL"/>
              </w:rPr>
              <w:t>aaaaMMdd</w:t>
            </w:r>
            <w:proofErr w:type="spellEnd"/>
            <w:r>
              <w:rPr>
                <w:lang w:val="es-CL"/>
              </w:rPr>
              <w:t>”</w:t>
            </w:r>
          </w:p>
        </w:tc>
      </w:tr>
      <w:tr w:rsidR="00C5448E" w:rsidRPr="005B023B" w14:paraId="407A50DB" w14:textId="77777777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A6AAE6D" w14:textId="77777777"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HoraCita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9B27ADE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F20665F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9042E8A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Hora de la cita, en formato “HH:MM”</w:t>
            </w:r>
          </w:p>
        </w:tc>
      </w:tr>
      <w:tr w:rsidR="00C5448E" w:rsidRPr="005B023B" w14:paraId="70F20CF2" w14:textId="77777777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F7CAA8A" w14:textId="77777777"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LugarCita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CA746D3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TypeLugar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854EC90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D0416F9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Lugar donde se realizara la atención</w:t>
            </w:r>
          </w:p>
        </w:tc>
      </w:tr>
      <w:tr w:rsidR="00C5448E" w:rsidRPr="005B023B" w14:paraId="3C49FEB7" w14:textId="77777777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0E78C7D" w14:textId="77777777"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ProfesionalCita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055288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TypeProfesional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D3BEAF2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B120F5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Profesional que realizara la atención</w:t>
            </w:r>
          </w:p>
        </w:tc>
      </w:tr>
      <w:tr w:rsidR="00C5448E" w:rsidRPr="005B023B" w14:paraId="017FD470" w14:textId="77777777" w:rsidTr="001635B1">
        <w:tc>
          <w:tcPr>
            <w:tcW w:w="25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DBD96A8" w14:textId="77777777" w:rsidR="00C5448E" w:rsidRPr="004D39A7" w:rsidRDefault="00C5448E" w:rsidP="001635B1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PacienteCita</w:t>
            </w:r>
            <w:proofErr w:type="spellEnd"/>
          </w:p>
        </w:tc>
        <w:tc>
          <w:tcPr>
            <w:tcW w:w="94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49A59D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TypePaciente</w:t>
            </w:r>
            <w:proofErr w:type="spellEnd"/>
          </w:p>
        </w:tc>
        <w:tc>
          <w:tcPr>
            <w:tcW w:w="70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D63582B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5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73A4543" w14:textId="77777777" w:rsidR="00C5448E" w:rsidRPr="005B023B" w:rsidRDefault="00C5448E" w:rsidP="001635B1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Paciente al que se le realizara la atención</w:t>
            </w:r>
          </w:p>
        </w:tc>
      </w:tr>
    </w:tbl>
    <w:p w14:paraId="20058FE7" w14:textId="77777777" w:rsidR="00C5448E" w:rsidRDefault="00C5448E" w:rsidP="00C5448E">
      <w:pPr>
        <w:rPr>
          <w:lang w:val="es-CL"/>
        </w:rPr>
      </w:pPr>
    </w:p>
    <w:p w14:paraId="106E41C7" w14:textId="77777777" w:rsidR="00DB5DB4" w:rsidRPr="00D7537F" w:rsidRDefault="00DB5DB4" w:rsidP="00FB1E1C">
      <w:pPr>
        <w:pStyle w:val="Ttulo2"/>
        <w:spacing w:before="0" w:after="240" w:line="240" w:lineRule="auto"/>
        <w:ind w:left="567"/>
        <w:jc w:val="both"/>
        <w:rPr>
          <w:lang w:val="es-CL"/>
        </w:rPr>
      </w:pPr>
      <w:bookmarkStart w:id="62" w:name="_Toc430861178"/>
      <w:proofErr w:type="spellStart"/>
      <w:r w:rsidRPr="00E12533">
        <w:rPr>
          <w:lang w:val="es-CL"/>
        </w:rPr>
        <w:t>Type</w:t>
      </w:r>
      <w:r>
        <w:rPr>
          <w:lang w:val="es-CL"/>
        </w:rPr>
        <w:t>Lugar</w:t>
      </w:r>
      <w:bookmarkEnd w:id="60"/>
      <w:bookmarkEnd w:id="62"/>
      <w:proofErr w:type="spellEnd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544"/>
        <w:gridCol w:w="825"/>
        <w:gridCol w:w="708"/>
        <w:gridCol w:w="4977"/>
      </w:tblGrid>
      <w:tr w:rsidR="00DB5DB4" w:rsidRPr="005B023B" w14:paraId="135A9327" w14:textId="77777777" w:rsidTr="00FB1E1C">
        <w:tc>
          <w:tcPr>
            <w:tcW w:w="9054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70DE1863" w14:textId="77777777" w:rsidR="00DB5DB4" w:rsidRPr="005B023B" w:rsidRDefault="00DB5DB4" w:rsidP="00FB1E1C">
            <w:pPr>
              <w:rPr>
                <w:rFonts w:eastAsia="Times New Roman"/>
                <w:b/>
                <w:bCs/>
                <w:lang w:val="es-CL"/>
              </w:rPr>
            </w:pPr>
            <w:proofErr w:type="spellStart"/>
            <w:r w:rsidRPr="005B023B">
              <w:rPr>
                <w:rFonts w:eastAsia="Times New Roman"/>
                <w:b/>
                <w:bCs/>
                <w:lang w:val="es-CL"/>
              </w:rPr>
              <w:t>Type</w:t>
            </w:r>
            <w:r>
              <w:rPr>
                <w:rFonts w:eastAsia="Times New Roman"/>
                <w:b/>
                <w:bCs/>
                <w:lang w:val="es-CL"/>
              </w:rPr>
              <w:t>Lugar</w:t>
            </w:r>
            <w:proofErr w:type="spellEnd"/>
          </w:p>
        </w:tc>
      </w:tr>
      <w:tr w:rsidR="00DB5DB4" w:rsidRPr="005B023B" w14:paraId="26B6D3B9" w14:textId="77777777" w:rsidTr="00FB1E1C">
        <w:tc>
          <w:tcPr>
            <w:tcW w:w="25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4CC00BC" w14:textId="77777777" w:rsidR="00DB5DB4" w:rsidRPr="005B023B" w:rsidRDefault="00DB5DB4" w:rsidP="00FB1E1C">
            <w:pPr>
              <w:rPr>
                <w:rFonts w:eastAsia="Times New Roman"/>
                <w:b/>
                <w:bCs/>
              </w:rPr>
            </w:pPr>
            <w:r w:rsidRPr="005B023B">
              <w:rPr>
                <w:rFonts w:eastAsia="Times New Roman"/>
                <w:b/>
                <w:bCs/>
              </w:rPr>
              <w:t>Campo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144DD4C" w14:textId="77777777"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9EAA4DE" w14:textId="77777777" w:rsidR="00DB5DB4" w:rsidRPr="005B023B" w:rsidRDefault="00DB5DB4" w:rsidP="00FB1E1C">
            <w:pPr>
              <w:rPr>
                <w:b/>
              </w:rPr>
            </w:pPr>
            <w:proofErr w:type="spellStart"/>
            <w:r w:rsidRPr="005B023B">
              <w:rPr>
                <w:b/>
              </w:rPr>
              <w:t>Req</w:t>
            </w:r>
            <w:proofErr w:type="spellEnd"/>
            <w:r w:rsidRPr="005B023B">
              <w:rPr>
                <w:b/>
              </w:rPr>
              <w:t>.</w:t>
            </w:r>
          </w:p>
        </w:tc>
        <w:tc>
          <w:tcPr>
            <w:tcW w:w="497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9C3C705" w14:textId="77777777" w:rsidR="00DB5DB4" w:rsidRPr="005B023B" w:rsidRDefault="00DB5DB4" w:rsidP="00FB1E1C">
            <w:pPr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DB5DB4" w:rsidRPr="005B023B" w14:paraId="2C81F3AF" w14:textId="77777777" w:rsidTr="00FB1E1C">
        <w:tc>
          <w:tcPr>
            <w:tcW w:w="25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EE52FEE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CodigoDEIS</w:t>
            </w:r>
            <w:proofErr w:type="spellEnd"/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96CA17D" w14:textId="77777777" w:rsidR="00DB5DB4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77C250E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0A67277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Código DEIS del establecimiento donde se realizara la atención</w:t>
            </w:r>
          </w:p>
        </w:tc>
      </w:tr>
      <w:tr w:rsidR="00DB5DB4" w:rsidRPr="005B023B" w14:paraId="1920D84E" w14:textId="77777777" w:rsidTr="00FB1E1C">
        <w:tc>
          <w:tcPr>
            <w:tcW w:w="25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06E39BF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proofErr w:type="spellStart"/>
            <w:r>
              <w:rPr>
                <w:rFonts w:eastAsia="Times New Roman"/>
                <w:bCs/>
                <w:lang w:val="es-CL"/>
              </w:rPr>
              <w:t>NombreEstablecimiento</w:t>
            </w:r>
            <w:proofErr w:type="spellEnd"/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A1E90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6373C5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7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E5D3757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Nombre del establecimiento donde se realizara la atención</w:t>
            </w:r>
          </w:p>
        </w:tc>
      </w:tr>
      <w:tr w:rsidR="00DB5DB4" w:rsidRPr="005B023B" w14:paraId="36E02E37" w14:textId="77777777" w:rsidTr="00FB1E1C">
        <w:tc>
          <w:tcPr>
            <w:tcW w:w="25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C16D7B1" w14:textId="77777777" w:rsidR="00DB5DB4" w:rsidRPr="004D39A7" w:rsidRDefault="00DB5DB4" w:rsidP="00FB1E1C">
            <w:pPr>
              <w:spacing w:after="0" w:line="240" w:lineRule="auto"/>
              <w:rPr>
                <w:rFonts w:eastAsia="Times New Roman"/>
                <w:bCs/>
                <w:lang w:val="es-CL"/>
              </w:rPr>
            </w:pPr>
            <w:r>
              <w:rPr>
                <w:rFonts w:eastAsia="Times New Roman"/>
                <w:bCs/>
                <w:lang w:val="es-CL"/>
              </w:rPr>
              <w:t>Sector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35D7359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1EF334" w14:textId="77777777" w:rsidR="00DB5DB4" w:rsidRPr="005B023B" w:rsidRDefault="00C9002A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97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564CB82" w14:textId="77777777" w:rsidR="00DB5DB4" w:rsidRPr="005B023B" w:rsidRDefault="00DB5DB4" w:rsidP="00FB1E1C">
            <w:pPr>
              <w:spacing w:after="0" w:line="240" w:lineRule="auto"/>
              <w:rPr>
                <w:lang w:val="es-CL"/>
              </w:rPr>
            </w:pPr>
            <w:r>
              <w:rPr>
                <w:lang w:val="es-CL"/>
              </w:rPr>
              <w:t>Nombre del sector donde se realizara la atención</w:t>
            </w:r>
          </w:p>
        </w:tc>
      </w:tr>
    </w:tbl>
    <w:p w14:paraId="5159D4B6" w14:textId="77777777" w:rsidR="00DB5DB4" w:rsidRPr="00D7537F" w:rsidRDefault="00DB5DB4" w:rsidP="00FB1E1C">
      <w:pPr>
        <w:pStyle w:val="Ttulo2"/>
        <w:spacing w:before="440" w:after="240"/>
        <w:ind w:left="567"/>
        <w:jc w:val="both"/>
        <w:rPr>
          <w:lang w:val="es-CL"/>
        </w:rPr>
      </w:pPr>
      <w:bookmarkStart w:id="63" w:name="_Toc361327026"/>
      <w:bookmarkStart w:id="64" w:name="_Toc430861179"/>
      <w:proofErr w:type="spellStart"/>
      <w:r w:rsidRPr="00E12533">
        <w:rPr>
          <w:lang w:val="es-CL"/>
        </w:rPr>
        <w:t>Type</w:t>
      </w:r>
      <w:r>
        <w:rPr>
          <w:lang w:val="es-CL"/>
        </w:rPr>
        <w:t>Profesional</w:t>
      </w:r>
      <w:bookmarkEnd w:id="63"/>
      <w:bookmarkEnd w:id="64"/>
      <w:proofErr w:type="spellEnd"/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2544"/>
        <w:gridCol w:w="825"/>
        <w:gridCol w:w="708"/>
        <w:gridCol w:w="4977"/>
      </w:tblGrid>
      <w:tr w:rsidR="00DB5DB4" w:rsidRPr="005B023B" w14:paraId="4D473EB2" w14:textId="77777777" w:rsidTr="00FB1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7E42370F" w14:textId="77777777" w:rsidR="00DB5DB4" w:rsidRPr="00631572" w:rsidRDefault="00DB5DB4" w:rsidP="00FB1E1C">
            <w:pPr>
              <w:rPr>
                <w:rFonts w:eastAsia="Times New Roman"/>
                <w:bCs w:val="0"/>
                <w:lang w:val="es-CL"/>
              </w:rPr>
            </w:pPr>
            <w:proofErr w:type="spellStart"/>
            <w:r w:rsidRPr="00631572">
              <w:rPr>
                <w:rFonts w:eastAsia="Times New Roman"/>
                <w:bCs w:val="0"/>
                <w:lang w:val="es-CL"/>
              </w:rPr>
              <w:t>TypeProfesional</w:t>
            </w:r>
            <w:proofErr w:type="spellEnd"/>
          </w:p>
        </w:tc>
      </w:tr>
      <w:tr w:rsidR="00DB5DB4" w:rsidRPr="005B023B" w14:paraId="4814D9ED" w14:textId="77777777" w:rsidTr="00FB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413D236E" w14:textId="77777777" w:rsidR="00DB5DB4" w:rsidRPr="00631572" w:rsidRDefault="00DB5DB4" w:rsidP="00FB1E1C">
            <w:pPr>
              <w:rPr>
                <w:rFonts w:eastAsia="Times New Roman"/>
                <w:bCs w:val="0"/>
              </w:rPr>
            </w:pPr>
            <w:r w:rsidRPr="00631572">
              <w:rPr>
                <w:rFonts w:eastAsia="Times New Roman"/>
                <w:bCs w:val="0"/>
              </w:rPr>
              <w:t>Campo</w:t>
            </w:r>
          </w:p>
        </w:tc>
        <w:tc>
          <w:tcPr>
            <w:tcW w:w="825" w:type="dxa"/>
          </w:tcPr>
          <w:p w14:paraId="61851AF6" w14:textId="77777777"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8" w:type="dxa"/>
          </w:tcPr>
          <w:p w14:paraId="4A682DB4" w14:textId="77777777"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5B023B">
              <w:rPr>
                <w:b/>
              </w:rPr>
              <w:t>Req</w:t>
            </w:r>
            <w:proofErr w:type="spellEnd"/>
            <w:r w:rsidRPr="005B023B">
              <w:rPr>
                <w:b/>
              </w:rPr>
              <w:t>.</w:t>
            </w:r>
          </w:p>
        </w:tc>
        <w:tc>
          <w:tcPr>
            <w:tcW w:w="4977" w:type="dxa"/>
          </w:tcPr>
          <w:p w14:paraId="19AE202B" w14:textId="77777777"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DB5DB4" w:rsidRPr="005B023B" w14:paraId="485F7124" w14:textId="77777777" w:rsidTr="00FB1E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62F93DCD" w14:textId="77777777" w:rsidR="00DB5DB4" w:rsidRPr="00631572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Identificador</w:t>
            </w:r>
          </w:p>
        </w:tc>
        <w:tc>
          <w:tcPr>
            <w:tcW w:w="825" w:type="dxa"/>
          </w:tcPr>
          <w:p w14:paraId="0EC4C01C" w14:textId="77777777"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2D0AB575" w14:textId="77777777"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14:paraId="0EE027B1" w14:textId="77777777"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Identificación del profesional</w:t>
            </w:r>
          </w:p>
        </w:tc>
      </w:tr>
      <w:tr w:rsidR="00DB5DB4" w:rsidRPr="005B023B" w14:paraId="1BD984CD" w14:textId="77777777" w:rsidTr="00FB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108442A1" w14:textId="77777777" w:rsidR="00DB5DB4" w:rsidRPr="00631572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 w:rsidRPr="00631572">
              <w:rPr>
                <w:rFonts w:eastAsia="Times New Roman"/>
                <w:b w:val="0"/>
                <w:bCs w:val="0"/>
                <w:lang w:val="es-CL"/>
              </w:rPr>
              <w:t>Nombres</w:t>
            </w:r>
          </w:p>
        </w:tc>
        <w:tc>
          <w:tcPr>
            <w:tcW w:w="825" w:type="dxa"/>
          </w:tcPr>
          <w:p w14:paraId="3CFCD814" w14:textId="77777777"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4AFA5CF1" w14:textId="77777777"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14:paraId="01CC760D" w14:textId="77777777"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Nombres </w:t>
            </w:r>
            <w:r w:rsidRPr="005B023B">
              <w:rPr>
                <w:lang w:val="es-CL"/>
              </w:rPr>
              <w:t>del p</w:t>
            </w:r>
            <w:r>
              <w:rPr>
                <w:lang w:val="es-CL"/>
              </w:rPr>
              <w:t>rofesional</w:t>
            </w:r>
          </w:p>
        </w:tc>
      </w:tr>
      <w:tr w:rsidR="00DB5DB4" w:rsidRPr="005B023B" w14:paraId="6BA38A04" w14:textId="77777777" w:rsidTr="00FB1E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02C8692C" w14:textId="77777777" w:rsidR="00DB5DB4" w:rsidRPr="00631572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proofErr w:type="spellStart"/>
            <w:r w:rsidRPr="00631572">
              <w:rPr>
                <w:rFonts w:eastAsia="Times New Roman"/>
                <w:b w:val="0"/>
                <w:bCs w:val="0"/>
                <w:lang w:val="es-CL"/>
              </w:rPr>
              <w:t>PrimerApellido</w:t>
            </w:r>
            <w:proofErr w:type="spellEnd"/>
          </w:p>
        </w:tc>
        <w:tc>
          <w:tcPr>
            <w:tcW w:w="825" w:type="dxa"/>
          </w:tcPr>
          <w:p w14:paraId="5D77660B" w14:textId="77777777"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4892A284" w14:textId="77777777"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 w:rsidRPr="005B023B"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14:paraId="3C718FB9" w14:textId="77777777"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Primer apellido </w:t>
            </w:r>
            <w:r w:rsidRPr="005B023B">
              <w:rPr>
                <w:lang w:val="es-CL"/>
              </w:rPr>
              <w:t>del p</w:t>
            </w:r>
            <w:r>
              <w:rPr>
                <w:lang w:val="es-CL"/>
              </w:rPr>
              <w:t>rofesional</w:t>
            </w:r>
          </w:p>
        </w:tc>
      </w:tr>
      <w:tr w:rsidR="00DB5DB4" w:rsidRPr="005B023B" w14:paraId="31167266" w14:textId="77777777" w:rsidTr="00FB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7BF2A52C" w14:textId="77777777" w:rsidR="00DB5DB4" w:rsidRPr="00631572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proofErr w:type="spellStart"/>
            <w:r w:rsidRPr="00631572">
              <w:rPr>
                <w:rFonts w:eastAsia="Times New Roman"/>
                <w:b w:val="0"/>
                <w:bCs w:val="0"/>
                <w:lang w:val="es-CL"/>
              </w:rPr>
              <w:t>SegundoApellido</w:t>
            </w:r>
            <w:proofErr w:type="spellEnd"/>
          </w:p>
        </w:tc>
        <w:tc>
          <w:tcPr>
            <w:tcW w:w="825" w:type="dxa"/>
          </w:tcPr>
          <w:p w14:paraId="26B79494" w14:textId="77777777"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6BCBB486" w14:textId="77777777"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977" w:type="dxa"/>
          </w:tcPr>
          <w:p w14:paraId="00D972D1" w14:textId="77777777" w:rsidR="00DB5DB4" w:rsidRPr="005B023B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Segundo apellido</w:t>
            </w:r>
            <w:r w:rsidRPr="005B023B">
              <w:rPr>
                <w:lang w:val="es-CL"/>
              </w:rPr>
              <w:t xml:space="preserve"> del p</w:t>
            </w:r>
            <w:r>
              <w:rPr>
                <w:lang w:val="es-CL"/>
              </w:rPr>
              <w:t>rofesional</w:t>
            </w:r>
          </w:p>
        </w:tc>
      </w:tr>
      <w:tr w:rsidR="00DB5DB4" w:rsidRPr="005B023B" w14:paraId="69527BC3" w14:textId="77777777" w:rsidTr="00FB1E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452F8EEB" w14:textId="77777777" w:rsidR="00DB5DB4" w:rsidRPr="00631572" w:rsidRDefault="00DB5DB4" w:rsidP="00FB1E1C">
            <w:pPr>
              <w:rPr>
                <w:rFonts w:eastAsia="Times New Roman"/>
                <w:lang w:val="es-CL"/>
              </w:rPr>
            </w:pPr>
            <w:proofErr w:type="spellStart"/>
            <w:r w:rsidRPr="001A0D9D">
              <w:rPr>
                <w:rFonts w:eastAsia="Times New Roman"/>
                <w:b w:val="0"/>
                <w:bCs w:val="0"/>
                <w:lang w:val="es-CL"/>
              </w:rPr>
              <w:t>TipoProfesional</w:t>
            </w:r>
            <w:proofErr w:type="spellEnd"/>
          </w:p>
        </w:tc>
        <w:tc>
          <w:tcPr>
            <w:tcW w:w="825" w:type="dxa"/>
          </w:tcPr>
          <w:p w14:paraId="4C8AA6DF" w14:textId="77777777" w:rsidR="00DB5DB4" w:rsidRPr="005B023B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7E30A4E8" w14:textId="77777777"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977" w:type="dxa"/>
          </w:tcPr>
          <w:p w14:paraId="2B3347B4" w14:textId="77777777"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Tipo de profesional que atenderá al paciente, ejemplo Medico, Matrona, </w:t>
            </w:r>
            <w:proofErr w:type="spellStart"/>
            <w:r>
              <w:rPr>
                <w:lang w:val="es-CL"/>
              </w:rPr>
              <w:t>etc</w:t>
            </w:r>
            <w:proofErr w:type="spellEnd"/>
          </w:p>
        </w:tc>
      </w:tr>
      <w:tr w:rsidR="00DB5DB4" w:rsidRPr="005B023B" w14:paraId="7A658CA9" w14:textId="77777777" w:rsidTr="00FB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1C62CA99" w14:textId="77777777" w:rsidR="00DB5DB4" w:rsidRPr="001A0D9D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Sexo</w:t>
            </w:r>
          </w:p>
        </w:tc>
        <w:tc>
          <w:tcPr>
            <w:tcW w:w="825" w:type="dxa"/>
          </w:tcPr>
          <w:p w14:paraId="1503127F" w14:textId="77777777" w:rsidR="00DB5DB4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31E94D7B" w14:textId="77777777" w:rsidR="00DB5DB4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14:paraId="5E4E3C20" w14:textId="77777777" w:rsidR="00DB5DB4" w:rsidRDefault="00DB5DB4" w:rsidP="00FB1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Sexo del profesional</w:t>
            </w:r>
          </w:p>
        </w:tc>
      </w:tr>
      <w:tr w:rsidR="00DB5DB4" w:rsidRPr="005B023B" w14:paraId="2EC8936A" w14:textId="77777777" w:rsidTr="00FB1E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24D224F6" w14:textId="77777777" w:rsidR="00DB5DB4" w:rsidRDefault="00DB5DB4" w:rsidP="00FB1E1C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Vocativo</w:t>
            </w:r>
          </w:p>
        </w:tc>
        <w:tc>
          <w:tcPr>
            <w:tcW w:w="825" w:type="dxa"/>
          </w:tcPr>
          <w:p w14:paraId="2CE0A4B2" w14:textId="77777777"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411B0466" w14:textId="77777777"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4977" w:type="dxa"/>
          </w:tcPr>
          <w:p w14:paraId="44849EB0" w14:textId="77777777" w:rsidR="00DB5DB4" w:rsidRDefault="00DB5DB4" w:rsidP="00FB1E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Palabra para nombrar al profesional, ejemplo: Doctor/Doctora, </w:t>
            </w:r>
            <w:proofErr w:type="spellStart"/>
            <w:r>
              <w:rPr>
                <w:lang w:val="es-CL"/>
              </w:rPr>
              <w:t>Matron</w:t>
            </w:r>
            <w:proofErr w:type="spellEnd"/>
            <w:r>
              <w:rPr>
                <w:lang w:val="es-CL"/>
              </w:rPr>
              <w:t>/Matrona</w:t>
            </w:r>
          </w:p>
        </w:tc>
      </w:tr>
    </w:tbl>
    <w:p w14:paraId="5FCC1C4D" w14:textId="77777777" w:rsidR="00DB5DB4" w:rsidRDefault="00DB5DB4" w:rsidP="00DB5DB4"/>
    <w:p w14:paraId="3466AB29" w14:textId="77777777" w:rsidR="00A22DAF" w:rsidRDefault="00A22DAF" w:rsidP="00A22DAF">
      <w:pPr>
        <w:pStyle w:val="Ttulo2"/>
        <w:ind w:left="567"/>
        <w:rPr>
          <w:lang w:val="es-CL"/>
        </w:rPr>
      </w:pPr>
      <w:bookmarkStart w:id="65" w:name="_Toc430861180"/>
      <w:proofErr w:type="spellStart"/>
      <w:r w:rsidRPr="005B023B">
        <w:rPr>
          <w:lang w:val="es-CL"/>
        </w:rPr>
        <w:t>Type</w:t>
      </w:r>
      <w:r>
        <w:rPr>
          <w:lang w:val="es-CL"/>
        </w:rPr>
        <w:t>Cupo</w:t>
      </w:r>
      <w:bookmarkEnd w:id="65"/>
      <w:proofErr w:type="spellEnd"/>
      <w:r>
        <w:rPr>
          <w:lang w:val="es-CL"/>
        </w:rPr>
        <w:t xml:space="preserve"> </w:t>
      </w:r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2544"/>
        <w:gridCol w:w="825"/>
        <w:gridCol w:w="708"/>
        <w:gridCol w:w="4977"/>
      </w:tblGrid>
      <w:tr w:rsidR="00A22DAF" w:rsidRPr="005B023B" w14:paraId="78C6E4AB" w14:textId="77777777" w:rsidTr="00FC2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61C12107" w14:textId="77777777" w:rsidR="00A22DAF" w:rsidRDefault="00A22DAF" w:rsidP="00746541">
            <w:pPr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</w:t>
            </w:r>
            <w:r>
              <w:rPr>
                <w:lang w:val="es-CL"/>
              </w:rPr>
              <w:t>Cupo</w:t>
            </w:r>
            <w:proofErr w:type="spellEnd"/>
            <w:r>
              <w:rPr>
                <w:lang w:val="es-CL"/>
              </w:rPr>
              <w:t xml:space="preserve"> </w:t>
            </w:r>
          </w:p>
          <w:p w14:paraId="491D0147" w14:textId="77777777" w:rsidR="00A22DAF" w:rsidRPr="00631572" w:rsidRDefault="00A22DAF" w:rsidP="00FC2453">
            <w:pPr>
              <w:rPr>
                <w:rFonts w:eastAsia="Times New Roman"/>
                <w:bCs w:val="0"/>
                <w:lang w:val="es-CL"/>
              </w:rPr>
            </w:pPr>
          </w:p>
        </w:tc>
      </w:tr>
      <w:tr w:rsidR="00A22DAF" w:rsidRPr="005B023B" w14:paraId="59610687" w14:textId="77777777" w:rsidTr="00FC2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013F7933" w14:textId="77777777" w:rsidR="00A22DAF" w:rsidRPr="00631572" w:rsidRDefault="00A22DAF" w:rsidP="00FC2453">
            <w:pPr>
              <w:rPr>
                <w:rFonts w:eastAsia="Times New Roman"/>
                <w:bCs w:val="0"/>
              </w:rPr>
            </w:pPr>
            <w:r w:rsidRPr="00631572">
              <w:rPr>
                <w:rFonts w:eastAsia="Times New Roman"/>
                <w:bCs w:val="0"/>
              </w:rPr>
              <w:t>Campo</w:t>
            </w:r>
          </w:p>
        </w:tc>
        <w:tc>
          <w:tcPr>
            <w:tcW w:w="825" w:type="dxa"/>
          </w:tcPr>
          <w:p w14:paraId="7B193D6A" w14:textId="77777777"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8" w:type="dxa"/>
          </w:tcPr>
          <w:p w14:paraId="12560BF0" w14:textId="77777777"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5B023B">
              <w:rPr>
                <w:b/>
              </w:rPr>
              <w:t>Req</w:t>
            </w:r>
            <w:proofErr w:type="spellEnd"/>
            <w:r w:rsidRPr="005B023B">
              <w:rPr>
                <w:b/>
              </w:rPr>
              <w:t>.</w:t>
            </w:r>
          </w:p>
        </w:tc>
        <w:tc>
          <w:tcPr>
            <w:tcW w:w="4977" w:type="dxa"/>
          </w:tcPr>
          <w:p w14:paraId="0A14C1F2" w14:textId="77777777"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A22DAF" w:rsidRPr="005B023B" w14:paraId="5546EBE4" w14:textId="77777777" w:rsidTr="00FC24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7A4449EC" w14:textId="77777777" w:rsidR="00A22DAF" w:rsidRPr="00631572" w:rsidRDefault="00A22DAF" w:rsidP="00A22DAF">
            <w:pPr>
              <w:rPr>
                <w:rFonts w:eastAsia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eastAsia="Times New Roman"/>
                <w:b w:val="0"/>
                <w:bCs w:val="0"/>
                <w:lang w:val="es-CL"/>
              </w:rPr>
              <w:t>IdCupo</w:t>
            </w:r>
            <w:proofErr w:type="spellEnd"/>
          </w:p>
        </w:tc>
        <w:tc>
          <w:tcPr>
            <w:tcW w:w="825" w:type="dxa"/>
          </w:tcPr>
          <w:p w14:paraId="28D4DD9E" w14:textId="77777777" w:rsidR="00A22DAF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0946CC0C" w14:textId="77777777" w:rsidR="00A22DAF" w:rsidRPr="005B023B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14:paraId="7C0E8D12" w14:textId="77777777" w:rsidR="00A22DAF" w:rsidRPr="005B023B" w:rsidRDefault="00A22DAF" w:rsidP="00A22D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Identificación del cupo</w:t>
            </w:r>
          </w:p>
        </w:tc>
      </w:tr>
      <w:tr w:rsidR="00A22DAF" w:rsidRPr="005B023B" w14:paraId="75B51915" w14:textId="77777777" w:rsidTr="00FC2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1CD46984" w14:textId="77777777" w:rsidR="00A22DAF" w:rsidRPr="00631572" w:rsidRDefault="00A22DAF" w:rsidP="00FC2453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Fecha</w:t>
            </w:r>
          </w:p>
        </w:tc>
        <w:tc>
          <w:tcPr>
            <w:tcW w:w="825" w:type="dxa"/>
          </w:tcPr>
          <w:p w14:paraId="1BE09EB5" w14:textId="77777777"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1335509C" w14:textId="77777777"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14:paraId="7F6235C1" w14:textId="77777777" w:rsidR="00A22DAF" w:rsidRPr="005B023B" w:rsidRDefault="00A22DAF" w:rsidP="00FC2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Fecha del cupo en formato </w:t>
            </w:r>
            <w:proofErr w:type="spellStart"/>
            <w:r w:rsidRPr="005B023B">
              <w:rPr>
                <w:lang w:val="es-CL"/>
              </w:rPr>
              <w:t>aaaaMMdd</w:t>
            </w:r>
            <w:proofErr w:type="spellEnd"/>
          </w:p>
        </w:tc>
      </w:tr>
      <w:tr w:rsidR="00A22DAF" w:rsidRPr="005B023B" w14:paraId="6F7EFBD3" w14:textId="77777777" w:rsidTr="00FC24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4" w:type="dxa"/>
          </w:tcPr>
          <w:p w14:paraId="3F903117" w14:textId="77777777" w:rsidR="00A22DAF" w:rsidRPr="00631572" w:rsidRDefault="00A22DAF" w:rsidP="00FC2453">
            <w:pPr>
              <w:rPr>
                <w:rFonts w:eastAsia="Times New Roman"/>
                <w:b w:val="0"/>
                <w:bCs w:val="0"/>
                <w:lang w:val="es-CL"/>
              </w:rPr>
            </w:pPr>
            <w:r>
              <w:rPr>
                <w:rFonts w:eastAsia="Times New Roman"/>
                <w:b w:val="0"/>
                <w:bCs w:val="0"/>
                <w:lang w:val="es-CL"/>
              </w:rPr>
              <w:t>Hora</w:t>
            </w:r>
          </w:p>
        </w:tc>
        <w:tc>
          <w:tcPr>
            <w:tcW w:w="825" w:type="dxa"/>
          </w:tcPr>
          <w:p w14:paraId="19B81FF1" w14:textId="77777777" w:rsidR="00A22DAF" w:rsidRPr="005B023B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8" w:type="dxa"/>
          </w:tcPr>
          <w:p w14:paraId="47AE1932" w14:textId="77777777" w:rsidR="00A22DAF" w:rsidRPr="005B023B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977" w:type="dxa"/>
          </w:tcPr>
          <w:p w14:paraId="7D09794A" w14:textId="77777777" w:rsidR="00A22DAF" w:rsidRPr="005B023B" w:rsidRDefault="00A22DAF" w:rsidP="00FC24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Hora del cupo en formato HH:MM</w:t>
            </w:r>
          </w:p>
        </w:tc>
      </w:tr>
    </w:tbl>
    <w:p w14:paraId="758FB5E0" w14:textId="77777777" w:rsidR="00746541" w:rsidRDefault="00746541" w:rsidP="00746541">
      <w:pPr>
        <w:rPr>
          <w:lang w:val="es-CL"/>
        </w:rPr>
      </w:pPr>
    </w:p>
    <w:p w14:paraId="254145B1" w14:textId="77777777" w:rsidR="00746541" w:rsidRDefault="00746541" w:rsidP="00746541">
      <w:pPr>
        <w:pStyle w:val="Ttulo2"/>
        <w:ind w:left="567"/>
        <w:rPr>
          <w:lang w:val="es-CL"/>
        </w:rPr>
      </w:pPr>
      <w:bookmarkStart w:id="66" w:name="_Toc430861181"/>
      <w:proofErr w:type="spellStart"/>
      <w:r w:rsidRPr="005B023B">
        <w:rPr>
          <w:lang w:val="es-CL"/>
        </w:rPr>
        <w:t>Type</w:t>
      </w:r>
      <w:r>
        <w:rPr>
          <w:lang w:val="es-CL"/>
        </w:rPr>
        <w:t>TipoAtencion</w:t>
      </w:r>
      <w:bookmarkEnd w:id="66"/>
      <w:proofErr w:type="spellEnd"/>
      <w:r>
        <w:rPr>
          <w:lang w:val="es-CL"/>
        </w:rPr>
        <w:t xml:space="preserve"> </w:t>
      </w:r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2677"/>
        <w:gridCol w:w="822"/>
        <w:gridCol w:w="705"/>
        <w:gridCol w:w="4850"/>
      </w:tblGrid>
      <w:tr w:rsidR="00746541" w:rsidRPr="005B023B" w14:paraId="4FF3FF81" w14:textId="77777777" w:rsidTr="004F3B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4"/>
          </w:tcPr>
          <w:p w14:paraId="541B5FC1" w14:textId="77777777" w:rsidR="00746541" w:rsidRDefault="00746541" w:rsidP="00746541">
            <w:pPr>
              <w:rPr>
                <w:lang w:val="es-CL"/>
              </w:rPr>
            </w:pPr>
            <w:proofErr w:type="spellStart"/>
            <w:r w:rsidRPr="005B023B">
              <w:rPr>
                <w:lang w:val="es-CL"/>
              </w:rPr>
              <w:t>Type</w:t>
            </w:r>
            <w:r>
              <w:rPr>
                <w:lang w:val="es-CL"/>
              </w:rPr>
              <w:t>TipoAtencion</w:t>
            </w:r>
            <w:proofErr w:type="spellEnd"/>
            <w:r>
              <w:rPr>
                <w:lang w:val="es-CL"/>
              </w:rPr>
              <w:t xml:space="preserve"> </w:t>
            </w:r>
          </w:p>
          <w:p w14:paraId="393561C1" w14:textId="77777777" w:rsidR="00746541" w:rsidRPr="00631572" w:rsidRDefault="00746541" w:rsidP="00746541">
            <w:pPr>
              <w:rPr>
                <w:rFonts w:eastAsia="Times New Roman"/>
                <w:lang w:val="es-CL"/>
              </w:rPr>
            </w:pPr>
          </w:p>
        </w:tc>
      </w:tr>
      <w:tr w:rsidR="00746541" w:rsidRPr="005B023B" w14:paraId="07E5DB34" w14:textId="77777777" w:rsidTr="00746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14:paraId="5E9DE243" w14:textId="77777777" w:rsidR="00746541" w:rsidRPr="00631572" w:rsidRDefault="00746541" w:rsidP="004F3B83">
            <w:pPr>
              <w:rPr>
                <w:rFonts w:eastAsia="Times New Roman"/>
                <w:bCs w:val="0"/>
              </w:rPr>
            </w:pPr>
            <w:r w:rsidRPr="00631572">
              <w:rPr>
                <w:rFonts w:eastAsia="Times New Roman"/>
                <w:bCs w:val="0"/>
              </w:rPr>
              <w:t>Campo</w:t>
            </w:r>
          </w:p>
        </w:tc>
        <w:tc>
          <w:tcPr>
            <w:tcW w:w="822" w:type="dxa"/>
          </w:tcPr>
          <w:p w14:paraId="69FDFB7B" w14:textId="77777777"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Tipo</w:t>
            </w:r>
          </w:p>
        </w:tc>
        <w:tc>
          <w:tcPr>
            <w:tcW w:w="705" w:type="dxa"/>
          </w:tcPr>
          <w:p w14:paraId="4FA5810A" w14:textId="77777777"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5B023B">
              <w:rPr>
                <w:b/>
              </w:rPr>
              <w:t>Req</w:t>
            </w:r>
            <w:proofErr w:type="spellEnd"/>
            <w:r w:rsidRPr="005B023B">
              <w:rPr>
                <w:b/>
              </w:rPr>
              <w:t>.</w:t>
            </w:r>
          </w:p>
        </w:tc>
        <w:tc>
          <w:tcPr>
            <w:tcW w:w="4850" w:type="dxa"/>
          </w:tcPr>
          <w:p w14:paraId="1B5430EE" w14:textId="77777777"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B023B">
              <w:rPr>
                <w:b/>
              </w:rPr>
              <w:t>Descripci</w:t>
            </w:r>
            <w:r w:rsidRPr="005B023B">
              <w:rPr>
                <w:rFonts w:hint="eastAsia"/>
                <w:b/>
              </w:rPr>
              <w:t>ó</w:t>
            </w:r>
            <w:r w:rsidRPr="005B023B">
              <w:rPr>
                <w:b/>
              </w:rPr>
              <w:t>n</w:t>
            </w:r>
          </w:p>
        </w:tc>
      </w:tr>
      <w:tr w:rsidR="00746541" w:rsidRPr="005B023B" w14:paraId="682C1EA1" w14:textId="77777777" w:rsidTr="0074654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14:paraId="18170AF9" w14:textId="77777777" w:rsidR="00746541" w:rsidRPr="00631572" w:rsidRDefault="00746541" w:rsidP="00746541">
            <w:pPr>
              <w:rPr>
                <w:rFonts w:eastAsia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eastAsia="Times New Roman"/>
                <w:b w:val="0"/>
                <w:bCs w:val="0"/>
                <w:lang w:val="es-CL"/>
              </w:rPr>
              <w:t>IdTipoAtencion</w:t>
            </w:r>
            <w:proofErr w:type="spellEnd"/>
          </w:p>
        </w:tc>
        <w:tc>
          <w:tcPr>
            <w:tcW w:w="822" w:type="dxa"/>
          </w:tcPr>
          <w:p w14:paraId="470CA4F5" w14:textId="77777777" w:rsidR="00746541" w:rsidRDefault="00746541" w:rsidP="004F3B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5" w:type="dxa"/>
          </w:tcPr>
          <w:p w14:paraId="4B21352D" w14:textId="77777777" w:rsidR="00746541" w:rsidRPr="005B023B" w:rsidRDefault="00746541" w:rsidP="004F3B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850" w:type="dxa"/>
          </w:tcPr>
          <w:p w14:paraId="5401E7F2" w14:textId="77777777" w:rsidR="00746541" w:rsidRPr="005B023B" w:rsidRDefault="00746541" w:rsidP="0074654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Identificación del tipo de atención</w:t>
            </w:r>
          </w:p>
        </w:tc>
      </w:tr>
      <w:tr w:rsidR="00746541" w:rsidRPr="005B023B" w14:paraId="1BA68641" w14:textId="77777777" w:rsidTr="00746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14:paraId="7FA00005" w14:textId="77777777" w:rsidR="00746541" w:rsidRPr="00631572" w:rsidRDefault="00746541" w:rsidP="004F3B83">
            <w:pPr>
              <w:rPr>
                <w:rFonts w:eastAsia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eastAsia="Times New Roman"/>
                <w:b w:val="0"/>
                <w:bCs w:val="0"/>
                <w:lang w:val="es-CL"/>
              </w:rPr>
              <w:t>DescripcionTipoAtentcion</w:t>
            </w:r>
            <w:proofErr w:type="spellEnd"/>
          </w:p>
        </w:tc>
        <w:tc>
          <w:tcPr>
            <w:tcW w:w="822" w:type="dxa"/>
          </w:tcPr>
          <w:p w14:paraId="382DB17C" w14:textId="77777777"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proofErr w:type="spellStart"/>
            <w:r>
              <w:rPr>
                <w:lang w:val="es-CL"/>
              </w:rPr>
              <w:t>String</w:t>
            </w:r>
            <w:proofErr w:type="spellEnd"/>
          </w:p>
        </w:tc>
        <w:tc>
          <w:tcPr>
            <w:tcW w:w="705" w:type="dxa"/>
          </w:tcPr>
          <w:p w14:paraId="4BFEAAA7" w14:textId="77777777"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</w:t>
            </w:r>
          </w:p>
        </w:tc>
        <w:tc>
          <w:tcPr>
            <w:tcW w:w="4850" w:type="dxa"/>
          </w:tcPr>
          <w:p w14:paraId="03E5A2E3" w14:textId="77777777" w:rsidR="00746541" w:rsidRPr="005B023B" w:rsidRDefault="00746541" w:rsidP="004F3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Descripción del tipo de atención</w:t>
            </w:r>
          </w:p>
        </w:tc>
      </w:tr>
    </w:tbl>
    <w:p w14:paraId="5E793065" w14:textId="77777777" w:rsidR="008B7268" w:rsidRDefault="008B7268" w:rsidP="00746541">
      <w:pPr>
        <w:rPr>
          <w:lang w:val="es-CL"/>
        </w:rPr>
      </w:pPr>
    </w:p>
    <w:p w14:paraId="6A428927" w14:textId="77777777" w:rsidR="008B7268" w:rsidRDefault="008B7268" w:rsidP="008B7268">
      <w:pPr>
        <w:pStyle w:val="Ttulo1"/>
        <w:numPr>
          <w:ilvl w:val="0"/>
          <w:numId w:val="0"/>
        </w:numPr>
        <w:rPr>
          <w:lang w:val="es-CL"/>
        </w:rPr>
      </w:pPr>
      <w:r>
        <w:rPr>
          <w:lang w:val="es-CL"/>
        </w:rPr>
        <w:t xml:space="preserve"> </w:t>
      </w:r>
    </w:p>
    <w:sectPr w:rsidR="008B7268" w:rsidSect="00187B7E">
      <w:headerReference w:type="default" r:id="rId25"/>
      <w:footerReference w:type="default" r:id="rId26"/>
      <w:footerReference w:type="first" r:id="rId27"/>
      <w:pgSz w:w="12240" w:h="15840" w:code="1"/>
      <w:pgMar w:top="1417" w:right="1701" w:bottom="1417" w:left="1701" w:header="426" w:footer="708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9BD634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93E0FA" w14:textId="77777777" w:rsidR="00234414" w:rsidRDefault="00234414" w:rsidP="00A90B56">
      <w:pPr>
        <w:spacing w:after="0" w:line="240" w:lineRule="auto"/>
      </w:pPr>
      <w:r>
        <w:separator/>
      </w:r>
    </w:p>
  </w:endnote>
  <w:endnote w:type="continuationSeparator" w:id="0">
    <w:p w14:paraId="62857582" w14:textId="77777777" w:rsidR="00234414" w:rsidRDefault="00234414" w:rsidP="00A90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83475D" w14:textId="77777777" w:rsidR="000027B4" w:rsidRDefault="000027B4" w:rsidP="00A90B56">
    <w:pPr>
      <w:pStyle w:val="Piedepgina"/>
      <w:tabs>
        <w:tab w:val="clear" w:pos="4252"/>
        <w:tab w:val="clear" w:pos="8504"/>
        <w:tab w:val="left" w:pos="1545"/>
      </w:tabs>
    </w:pP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076703C" wp14:editId="2ABC6492">
              <wp:simplePos x="0" y="0"/>
              <wp:positionH relativeFrom="column">
                <wp:posOffset>5905515</wp:posOffset>
              </wp:positionH>
              <wp:positionV relativeFrom="paragraph">
                <wp:posOffset>35840</wp:posOffset>
              </wp:positionV>
              <wp:extent cx="499730" cy="337230"/>
              <wp:effectExtent l="0" t="0" r="0" b="5715"/>
              <wp:wrapNone/>
              <wp:docPr id="9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730" cy="3372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2488C6" w14:textId="77777777" w:rsidR="000027B4" w:rsidRPr="00AD45E3" w:rsidRDefault="000027B4" w:rsidP="00AD45E3">
                          <w:pPr>
                            <w:spacing w:after="120" w:line="240" w:lineRule="auto"/>
                            <w:jc w:val="center"/>
                            <w:rPr>
                              <w:rFonts w:ascii="Myriad Pro" w:hAnsi="Myriad Pro"/>
                              <w:b/>
                              <w:color w:val="1F497D" w:themeColor="text2"/>
                              <w:sz w:val="14"/>
                            </w:rPr>
                          </w:pPr>
                          <w:r w:rsidRPr="00AD45E3">
                            <w:rPr>
                              <w:rFonts w:ascii="Myriad Pro" w:eastAsiaTheme="minorEastAsia" w:hAnsi="Myriad Pro"/>
                              <w:b/>
                              <w:color w:val="1F497D" w:themeColor="text2"/>
                              <w:sz w:val="14"/>
                            </w:rPr>
                            <w:fldChar w:fldCharType="begin"/>
                          </w:r>
                          <w:r w:rsidRPr="00AD45E3">
                            <w:rPr>
                              <w:rFonts w:ascii="Myriad Pro" w:hAnsi="Myriad Pro"/>
                              <w:b/>
                              <w:color w:val="1F497D" w:themeColor="text2"/>
                              <w:sz w:val="14"/>
                            </w:rPr>
                            <w:instrText>PAGE   \* MERGEFORMAT</w:instrText>
                          </w:r>
                          <w:r w:rsidRPr="00AD45E3">
                            <w:rPr>
                              <w:rFonts w:ascii="Myriad Pro" w:eastAsiaTheme="minorEastAsia" w:hAnsi="Myriad Pro"/>
                              <w:b/>
                              <w:color w:val="1F497D" w:themeColor="text2"/>
                              <w:sz w:val="14"/>
                            </w:rPr>
                            <w:fldChar w:fldCharType="separate"/>
                          </w:r>
                          <w:r w:rsidR="000C7860" w:rsidRPr="000C7860">
                            <w:rPr>
                              <w:rFonts w:asciiTheme="majorHAnsi" w:eastAsiaTheme="majorEastAsia" w:hAnsiTheme="majorHAnsi" w:cstheme="majorBidi"/>
                              <w:b/>
                              <w:noProof/>
                              <w:color w:val="4F81BD" w:themeColor="accent1"/>
                              <w:sz w:val="24"/>
                              <w:szCs w:val="40"/>
                            </w:rPr>
                            <w:t>2</w:t>
                          </w:r>
                          <w:r w:rsidRPr="00AD45E3">
                            <w:rPr>
                              <w:rFonts w:asciiTheme="majorHAnsi" w:eastAsiaTheme="majorEastAsia" w:hAnsiTheme="majorHAnsi" w:cstheme="majorBidi"/>
                              <w:b/>
                              <w:color w:val="4F81BD" w:themeColor="accent1"/>
                              <w:sz w:val="24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465pt;margin-top:2.8pt;width:39.35pt;height:26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" filled="f" stroked="f">
              <v:textbox>
                <w:txbxContent>
                  <w:p w14:paraId="482488C6" w14:textId="77777777" w:rsidR="000027B4" w:rsidRPr="00AD45E3" w:rsidRDefault="000027B4" w:rsidP="00AD45E3">
                    <w:pPr>
                      <w:spacing w:after="120" w:line="240" w:lineRule="auto"/>
                      <w:jc w:val="center"/>
                      <w:rPr>
                        <w:rFonts w:ascii="Myriad Pro" w:hAnsi="Myriad Pro"/>
                        <w:b/>
                        <w:color w:val="1F497D" w:themeColor="text2"/>
                        <w:sz w:val="14"/>
                      </w:rPr>
                    </w:pPr>
                    <w:r w:rsidRPr="00AD45E3">
                      <w:rPr>
                        <w:rFonts w:ascii="Myriad Pro" w:eastAsiaTheme="minorEastAsia" w:hAnsi="Myriad Pro"/>
                        <w:b/>
                        <w:color w:val="1F497D" w:themeColor="text2"/>
                        <w:sz w:val="14"/>
                      </w:rPr>
                      <w:fldChar w:fldCharType="begin"/>
                    </w:r>
                    <w:r w:rsidRPr="00AD45E3">
                      <w:rPr>
                        <w:rFonts w:ascii="Myriad Pro" w:hAnsi="Myriad Pro"/>
                        <w:b/>
                        <w:color w:val="1F497D" w:themeColor="text2"/>
                        <w:sz w:val="14"/>
                      </w:rPr>
                      <w:instrText>PAGE   \* MERGEFORMAT</w:instrText>
                    </w:r>
                    <w:r w:rsidRPr="00AD45E3">
                      <w:rPr>
                        <w:rFonts w:ascii="Myriad Pro" w:eastAsiaTheme="minorEastAsia" w:hAnsi="Myriad Pro"/>
                        <w:b/>
                        <w:color w:val="1F497D" w:themeColor="text2"/>
                        <w:sz w:val="14"/>
                      </w:rPr>
                      <w:fldChar w:fldCharType="separate"/>
                    </w:r>
                    <w:r w:rsidR="000C7860" w:rsidRPr="000C7860">
                      <w:rPr>
                        <w:rFonts w:asciiTheme="majorHAnsi" w:eastAsiaTheme="majorEastAsia" w:hAnsiTheme="majorHAnsi" w:cstheme="majorBidi"/>
                        <w:b/>
                        <w:noProof/>
                        <w:color w:val="4F81BD" w:themeColor="accent1"/>
                        <w:sz w:val="24"/>
                        <w:szCs w:val="40"/>
                      </w:rPr>
                      <w:t>2</w:t>
                    </w:r>
                    <w:r w:rsidRPr="00AD45E3">
                      <w:rPr>
                        <w:rFonts w:asciiTheme="majorHAnsi" w:eastAsiaTheme="majorEastAsia" w:hAnsiTheme="majorHAnsi" w:cstheme="majorBidi"/>
                        <w:b/>
                        <w:color w:val="4F81BD" w:themeColor="accent1"/>
                        <w:sz w:val="24"/>
                        <w:szCs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86B066A" wp14:editId="5CE1CE06">
              <wp:simplePos x="0" y="0"/>
              <wp:positionH relativeFrom="column">
                <wp:posOffset>-718628</wp:posOffset>
              </wp:positionH>
              <wp:positionV relativeFrom="paragraph">
                <wp:posOffset>-219577</wp:posOffset>
              </wp:positionV>
              <wp:extent cx="6719777" cy="92202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19777" cy="922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99AE6D" w14:textId="77777777" w:rsidR="000027B4" w:rsidRPr="00877E5E" w:rsidRDefault="000027B4" w:rsidP="00877E5E">
                          <w:pPr>
                            <w:spacing w:after="120" w:line="240" w:lineRule="auto"/>
                            <w:jc w:val="center"/>
                            <w:rPr>
                              <w:rFonts w:ascii="Myriad Pro" w:hAnsi="Myriad Pro" w:cs="Arial"/>
                              <w:color w:val="1F497D" w:themeColor="text2"/>
                            </w:rPr>
                          </w:pPr>
                          <w:r w:rsidRPr="00877E5E">
                            <w:rPr>
                              <w:rFonts w:ascii="Myriad Pro" w:hAnsi="Myriad Pro"/>
                              <w:color w:val="1F497D" w:themeColor="text2"/>
                            </w:rPr>
                            <w:t xml:space="preserve">Merced 480 piso 2 - Santiago – Chile </w:t>
                          </w:r>
                          <w:r w:rsidRPr="00877E5E">
                            <w:rPr>
                              <w:rFonts w:ascii="Arial" w:hAnsi="Arial" w:cs="Arial"/>
                              <w:color w:val="1F497D" w:themeColor="text2"/>
                            </w:rPr>
                            <w:t>●</w:t>
                          </w:r>
                          <w:r w:rsidRPr="00877E5E">
                            <w:rPr>
                              <w:rFonts w:ascii="Myriad Pro" w:hAnsi="Myriad Pro" w:cs="Arial"/>
                              <w:color w:val="1F497D" w:themeColor="text2"/>
                            </w:rPr>
                            <w:t xml:space="preserve"> Tel</w:t>
                          </w:r>
                          <w:r w:rsidRPr="00877E5E">
                            <w:rPr>
                              <w:rFonts w:ascii="Myriad Pro" w:hAnsi="Myriad Pro" w:cs="Myriad Pro"/>
                              <w:color w:val="1F497D" w:themeColor="text2"/>
                            </w:rPr>
                            <w:t>é</w:t>
                          </w:r>
                          <w:r w:rsidRPr="00877E5E">
                            <w:rPr>
                              <w:rFonts w:ascii="Myriad Pro" w:hAnsi="Myriad Pro" w:cs="Arial"/>
                              <w:color w:val="1F497D" w:themeColor="text2"/>
                            </w:rPr>
                            <w:t xml:space="preserve">fono* (+56 2) </w:t>
                          </w:r>
                          <w:r>
                            <w:rPr>
                              <w:rFonts w:ascii="Myriad Pro" w:hAnsi="Myriad Pro" w:cs="Arial"/>
                              <w:color w:val="1F497D" w:themeColor="text2"/>
                            </w:rPr>
                            <w:t>25 88 88 00</w:t>
                          </w:r>
                        </w:p>
                        <w:p w14:paraId="48C57805" w14:textId="77777777" w:rsidR="000027B4" w:rsidRPr="00877E5E" w:rsidRDefault="00234414" w:rsidP="00877E5E">
                          <w:pPr>
                            <w:spacing w:after="120" w:line="240" w:lineRule="auto"/>
                            <w:jc w:val="center"/>
                            <w:rPr>
                              <w:rFonts w:ascii="Myriad Pro" w:hAnsi="Myriad Pro"/>
                              <w:color w:val="1F497D" w:themeColor="text2"/>
                            </w:rPr>
                          </w:pPr>
                          <w:hyperlink r:id="rId1" w:history="1">
                            <w:r w:rsidR="000027B4" w:rsidRPr="00877E5E">
                              <w:rPr>
                                <w:rStyle w:val="Hipervnculo"/>
                                <w:rFonts w:ascii="Myriad Pro" w:hAnsi="Myriad Pro" w:cs="Arial"/>
                                <w:b/>
                                <w:color w:val="1F497D" w:themeColor="text2"/>
                                <w:u w:val="none"/>
                              </w:rPr>
                              <w:t>saydex@saydex.</w:t>
                            </w:r>
                            <w:r w:rsidR="000027B4" w:rsidRPr="007F138D">
                              <w:rPr>
                                <w:rStyle w:val="Hipervnculo"/>
                                <w:rFonts w:ascii="Myriad Pro" w:hAnsi="Myriad Pro" w:cs="Arial"/>
                                <w:b/>
                                <w:color w:val="1F497D" w:themeColor="text2"/>
                                <w:u w:val="none"/>
                              </w:rPr>
                              <w:t>cl</w:t>
                            </w:r>
                          </w:hyperlink>
                          <w:r w:rsidR="000027B4">
                            <w:rPr>
                              <w:rStyle w:val="Hipervnculo"/>
                              <w:rFonts w:ascii="Myriad Pro" w:hAnsi="Myriad Pro" w:cs="Arial"/>
                              <w:b/>
                              <w:color w:val="1F497D" w:themeColor="text2"/>
                              <w:u w:val="none"/>
                            </w:rPr>
                            <w:t xml:space="preserve">     </w:t>
                          </w:r>
                          <w:r w:rsidR="000027B4" w:rsidRPr="00877E5E">
                            <w:rPr>
                              <w:rFonts w:ascii="Myriad Pro" w:hAnsi="Myriad Pro" w:cs="Arial"/>
                              <w:b/>
                              <w:color w:val="1F497D" w:themeColor="text2"/>
                            </w:rPr>
                            <w:t xml:space="preserve"> </w:t>
                          </w:r>
                          <w:r w:rsidR="000027B4" w:rsidRPr="00877E5E">
                            <w:rPr>
                              <w:rFonts w:ascii="Arial" w:hAnsi="Arial" w:cs="Arial"/>
                              <w:b/>
                              <w:color w:val="1F497D" w:themeColor="text2"/>
                            </w:rPr>
                            <w:t>●</w:t>
                          </w:r>
                          <w:r w:rsidR="000027B4">
                            <w:rPr>
                              <w:rFonts w:ascii="Arial" w:hAnsi="Arial" w:cs="Arial"/>
                              <w:b/>
                              <w:color w:val="1F497D" w:themeColor="text2"/>
                            </w:rPr>
                            <w:t xml:space="preserve">    </w:t>
                          </w:r>
                          <w:r w:rsidR="000027B4" w:rsidRPr="00877E5E">
                            <w:rPr>
                              <w:rFonts w:ascii="Myriad Pro" w:hAnsi="Myriad Pro" w:cs="Arial"/>
                              <w:b/>
                              <w:color w:val="1F497D" w:themeColor="text2"/>
                            </w:rPr>
                            <w:t xml:space="preserve"> www.saydex.cl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186B066A" id="_x0000_s1028" type="#_x0000_t202" style="position:absolute;margin-left:-56.6pt;margin-top:-17.3pt;width:529.1pt;height:7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" filled="f" stroked="f">
              <v:textbox>
                <w:txbxContent>
                  <w:p w14:paraId="5E99AE6D" w14:textId="77777777" w:rsidR="000027B4" w:rsidRPr="00877E5E" w:rsidRDefault="000027B4" w:rsidP="00877E5E">
                    <w:pPr>
                      <w:spacing w:after="120" w:line="240" w:lineRule="auto"/>
                      <w:jc w:val="center"/>
                      <w:rPr>
                        <w:rFonts w:ascii="Myriad Pro" w:hAnsi="Myriad Pro" w:cs="Arial"/>
                        <w:color w:val="1F497D" w:themeColor="text2"/>
                      </w:rPr>
                    </w:pPr>
                    <w:r w:rsidRPr="00877E5E">
                      <w:rPr>
                        <w:rFonts w:ascii="Myriad Pro" w:hAnsi="Myriad Pro"/>
                        <w:color w:val="1F497D" w:themeColor="text2"/>
                      </w:rPr>
                      <w:t xml:space="preserve">Merced 480 piso 2 - Santiago – Chile </w:t>
                    </w:r>
                    <w:r w:rsidRPr="00877E5E">
                      <w:rPr>
                        <w:rFonts w:ascii="Arial" w:hAnsi="Arial" w:cs="Arial"/>
                        <w:color w:val="1F497D" w:themeColor="text2"/>
                      </w:rPr>
                      <w:t>●</w:t>
                    </w:r>
                    <w:r w:rsidRPr="00877E5E">
                      <w:rPr>
                        <w:rFonts w:ascii="Myriad Pro" w:hAnsi="Myriad Pro" w:cs="Arial"/>
                        <w:color w:val="1F497D" w:themeColor="text2"/>
                      </w:rPr>
                      <w:t xml:space="preserve"> Tel</w:t>
                    </w:r>
                    <w:r w:rsidRPr="00877E5E">
                      <w:rPr>
                        <w:rFonts w:ascii="Myriad Pro" w:hAnsi="Myriad Pro" w:cs="Myriad Pro"/>
                        <w:color w:val="1F497D" w:themeColor="text2"/>
                      </w:rPr>
                      <w:t>é</w:t>
                    </w:r>
                    <w:r w:rsidRPr="00877E5E">
                      <w:rPr>
                        <w:rFonts w:ascii="Myriad Pro" w:hAnsi="Myriad Pro" w:cs="Arial"/>
                        <w:color w:val="1F497D" w:themeColor="text2"/>
                      </w:rPr>
                      <w:t xml:space="preserve">fono* (+56 2) </w:t>
                    </w:r>
                    <w:r>
                      <w:rPr>
                        <w:rFonts w:ascii="Myriad Pro" w:hAnsi="Myriad Pro" w:cs="Arial"/>
                        <w:color w:val="1F497D" w:themeColor="text2"/>
                      </w:rPr>
                      <w:t>25 88 88 00</w:t>
                    </w:r>
                  </w:p>
                  <w:p w14:paraId="48C57805" w14:textId="77777777" w:rsidR="000027B4" w:rsidRPr="00877E5E" w:rsidRDefault="00795920" w:rsidP="00877E5E">
                    <w:pPr>
                      <w:spacing w:after="120" w:line="240" w:lineRule="auto"/>
                      <w:jc w:val="center"/>
                      <w:rPr>
                        <w:rFonts w:ascii="Myriad Pro" w:hAnsi="Myriad Pro"/>
                        <w:color w:val="1F497D" w:themeColor="text2"/>
                      </w:rPr>
                    </w:pPr>
                    <w:hyperlink r:id="rId2" w:history="1">
                      <w:r w:rsidR="000027B4" w:rsidRPr="00877E5E">
                        <w:rPr>
                          <w:rStyle w:val="Hipervnculo"/>
                          <w:rFonts w:ascii="Myriad Pro" w:hAnsi="Myriad Pro" w:cs="Arial"/>
                          <w:b/>
                          <w:color w:val="1F497D" w:themeColor="text2"/>
                          <w:u w:val="none"/>
                        </w:rPr>
                        <w:t>saydex@saydex.</w:t>
                      </w:r>
                      <w:r w:rsidR="000027B4" w:rsidRPr="007F138D">
                        <w:rPr>
                          <w:rStyle w:val="Hipervnculo"/>
                          <w:rFonts w:ascii="Myriad Pro" w:hAnsi="Myriad Pro" w:cs="Arial"/>
                          <w:b/>
                          <w:color w:val="1F497D" w:themeColor="text2"/>
                          <w:u w:val="none"/>
                        </w:rPr>
                        <w:t>cl</w:t>
                      </w:r>
                    </w:hyperlink>
                    <w:r w:rsidR="000027B4">
                      <w:rPr>
                        <w:rStyle w:val="Hipervnculo"/>
                        <w:rFonts w:ascii="Myriad Pro" w:hAnsi="Myriad Pro" w:cs="Arial"/>
                        <w:b/>
                        <w:color w:val="1F497D" w:themeColor="text2"/>
                        <w:u w:val="none"/>
                      </w:rPr>
                      <w:t xml:space="preserve">     </w:t>
                    </w:r>
                    <w:r w:rsidR="000027B4" w:rsidRPr="00877E5E">
                      <w:rPr>
                        <w:rFonts w:ascii="Myriad Pro" w:hAnsi="Myriad Pro" w:cs="Arial"/>
                        <w:b/>
                        <w:color w:val="1F497D" w:themeColor="text2"/>
                      </w:rPr>
                      <w:t xml:space="preserve"> </w:t>
                    </w:r>
                    <w:r w:rsidR="000027B4" w:rsidRPr="00877E5E">
                      <w:rPr>
                        <w:rFonts w:ascii="Arial" w:hAnsi="Arial" w:cs="Arial"/>
                        <w:b/>
                        <w:color w:val="1F497D" w:themeColor="text2"/>
                      </w:rPr>
                      <w:t>●</w:t>
                    </w:r>
                    <w:r w:rsidR="000027B4">
                      <w:rPr>
                        <w:rFonts w:ascii="Arial" w:hAnsi="Arial" w:cs="Arial"/>
                        <w:b/>
                        <w:color w:val="1F497D" w:themeColor="text2"/>
                      </w:rPr>
                      <w:t xml:space="preserve">    </w:t>
                    </w:r>
                    <w:r w:rsidR="000027B4" w:rsidRPr="00877E5E">
                      <w:rPr>
                        <w:rFonts w:ascii="Myriad Pro" w:hAnsi="Myriad Pro" w:cs="Arial"/>
                        <w:b/>
                        <w:color w:val="1F497D" w:themeColor="text2"/>
                      </w:rPr>
                      <w:t xml:space="preserve"> www.saydex.cl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5DA99AE3" wp14:editId="4EA7E715">
          <wp:simplePos x="0" y="0"/>
          <wp:positionH relativeFrom="column">
            <wp:posOffset>-1075690</wp:posOffset>
          </wp:positionH>
          <wp:positionV relativeFrom="paragraph">
            <wp:posOffset>-345440</wp:posOffset>
          </wp:positionV>
          <wp:extent cx="8025130" cy="857250"/>
          <wp:effectExtent l="0" t="0" r="0" b="0"/>
          <wp:wrapTopAndBottom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ropuestapiedepagina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5130" cy="857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82415177"/>
      <w:docPartObj>
        <w:docPartGallery w:val="Page Numbers (Bottom of Page)"/>
        <w:docPartUnique/>
      </w:docPartObj>
    </w:sdtPr>
    <w:sdtEndPr/>
    <w:sdtContent>
      <w:p w14:paraId="79522950" w14:textId="77777777" w:rsidR="000027B4" w:rsidRDefault="000027B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860">
          <w:rPr>
            <w:noProof/>
          </w:rPr>
          <w:t>1</w:t>
        </w:r>
        <w:r>
          <w:fldChar w:fldCharType="end"/>
        </w:r>
      </w:p>
    </w:sdtContent>
  </w:sdt>
  <w:p w14:paraId="6007CCE9" w14:textId="77777777" w:rsidR="000027B4" w:rsidRDefault="000027B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D4405B" w14:textId="77777777" w:rsidR="00234414" w:rsidRDefault="00234414" w:rsidP="00A90B56">
      <w:pPr>
        <w:spacing w:after="0" w:line="240" w:lineRule="auto"/>
      </w:pPr>
      <w:r>
        <w:separator/>
      </w:r>
    </w:p>
  </w:footnote>
  <w:footnote w:type="continuationSeparator" w:id="0">
    <w:p w14:paraId="0144A7E9" w14:textId="77777777" w:rsidR="00234414" w:rsidRDefault="00234414" w:rsidP="00A90B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6A3063" w14:textId="77777777" w:rsidR="000027B4" w:rsidRDefault="000027B4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62336" behindDoc="0" locked="0" layoutInCell="1" allowOverlap="1" wp14:anchorId="3DBD50EC" wp14:editId="22D64088">
          <wp:simplePos x="0" y="0"/>
          <wp:positionH relativeFrom="column">
            <wp:posOffset>-3810</wp:posOffset>
          </wp:positionH>
          <wp:positionV relativeFrom="paragraph">
            <wp:posOffset>-108585</wp:posOffset>
          </wp:positionV>
          <wp:extent cx="5612130" cy="882650"/>
          <wp:effectExtent l="0" t="0" r="7620" b="0"/>
          <wp:wrapTopAndBottom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882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6F2D"/>
    <w:multiLevelType w:val="hybridMultilevel"/>
    <w:tmpl w:val="4246C860"/>
    <w:lvl w:ilvl="0" w:tplc="81FE6C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E7C0A"/>
    <w:multiLevelType w:val="hybridMultilevel"/>
    <w:tmpl w:val="A88EBDA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A08DA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5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CDE372A"/>
    <w:multiLevelType w:val="hybridMultilevel"/>
    <w:tmpl w:val="F1889A1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4A2E5A"/>
    <w:multiLevelType w:val="hybridMultilevel"/>
    <w:tmpl w:val="42F8A604"/>
    <w:lvl w:ilvl="0" w:tplc="3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F55DBB"/>
    <w:multiLevelType w:val="hybridMultilevel"/>
    <w:tmpl w:val="2818923E"/>
    <w:lvl w:ilvl="0" w:tplc="CFA6C98A">
      <w:start w:val="1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230" w:hanging="360"/>
      </w:pPr>
    </w:lvl>
    <w:lvl w:ilvl="2" w:tplc="340A001B" w:tentative="1">
      <w:start w:val="1"/>
      <w:numFmt w:val="lowerRoman"/>
      <w:lvlText w:val="%3."/>
      <w:lvlJc w:val="right"/>
      <w:pPr>
        <w:ind w:left="1950" w:hanging="180"/>
      </w:pPr>
    </w:lvl>
    <w:lvl w:ilvl="3" w:tplc="340A000F" w:tentative="1">
      <w:start w:val="1"/>
      <w:numFmt w:val="decimal"/>
      <w:lvlText w:val="%4."/>
      <w:lvlJc w:val="left"/>
      <w:pPr>
        <w:ind w:left="2670" w:hanging="360"/>
      </w:pPr>
    </w:lvl>
    <w:lvl w:ilvl="4" w:tplc="340A0019" w:tentative="1">
      <w:start w:val="1"/>
      <w:numFmt w:val="lowerLetter"/>
      <w:lvlText w:val="%5."/>
      <w:lvlJc w:val="left"/>
      <w:pPr>
        <w:ind w:left="3390" w:hanging="360"/>
      </w:pPr>
    </w:lvl>
    <w:lvl w:ilvl="5" w:tplc="340A001B" w:tentative="1">
      <w:start w:val="1"/>
      <w:numFmt w:val="lowerRoman"/>
      <w:lvlText w:val="%6."/>
      <w:lvlJc w:val="right"/>
      <w:pPr>
        <w:ind w:left="4110" w:hanging="180"/>
      </w:pPr>
    </w:lvl>
    <w:lvl w:ilvl="6" w:tplc="340A000F" w:tentative="1">
      <w:start w:val="1"/>
      <w:numFmt w:val="decimal"/>
      <w:lvlText w:val="%7."/>
      <w:lvlJc w:val="left"/>
      <w:pPr>
        <w:ind w:left="4830" w:hanging="360"/>
      </w:pPr>
    </w:lvl>
    <w:lvl w:ilvl="7" w:tplc="340A0019" w:tentative="1">
      <w:start w:val="1"/>
      <w:numFmt w:val="lowerLetter"/>
      <w:lvlText w:val="%8."/>
      <w:lvlJc w:val="left"/>
      <w:pPr>
        <w:ind w:left="5550" w:hanging="360"/>
      </w:pPr>
    </w:lvl>
    <w:lvl w:ilvl="8" w:tplc="340A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6">
    <w:nsid w:val="28C94E52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C5F63C0"/>
    <w:multiLevelType w:val="hybridMultilevel"/>
    <w:tmpl w:val="22543A5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19339F"/>
    <w:multiLevelType w:val="hybridMultilevel"/>
    <w:tmpl w:val="289A07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EC7F09"/>
    <w:multiLevelType w:val="hybridMultilevel"/>
    <w:tmpl w:val="6F988C54"/>
    <w:lvl w:ilvl="0" w:tplc="C69CD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398081A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43A4148"/>
    <w:multiLevelType w:val="hybridMultilevel"/>
    <w:tmpl w:val="A5EA80B2"/>
    <w:lvl w:ilvl="0" w:tplc="CFD4B3AE">
      <w:start w:val="1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230" w:hanging="360"/>
      </w:pPr>
    </w:lvl>
    <w:lvl w:ilvl="2" w:tplc="340A001B" w:tentative="1">
      <w:start w:val="1"/>
      <w:numFmt w:val="lowerRoman"/>
      <w:lvlText w:val="%3."/>
      <w:lvlJc w:val="right"/>
      <w:pPr>
        <w:ind w:left="1950" w:hanging="180"/>
      </w:pPr>
    </w:lvl>
    <w:lvl w:ilvl="3" w:tplc="340A000F" w:tentative="1">
      <w:start w:val="1"/>
      <w:numFmt w:val="decimal"/>
      <w:lvlText w:val="%4."/>
      <w:lvlJc w:val="left"/>
      <w:pPr>
        <w:ind w:left="2670" w:hanging="360"/>
      </w:pPr>
    </w:lvl>
    <w:lvl w:ilvl="4" w:tplc="340A0019" w:tentative="1">
      <w:start w:val="1"/>
      <w:numFmt w:val="lowerLetter"/>
      <w:lvlText w:val="%5."/>
      <w:lvlJc w:val="left"/>
      <w:pPr>
        <w:ind w:left="3390" w:hanging="360"/>
      </w:pPr>
    </w:lvl>
    <w:lvl w:ilvl="5" w:tplc="340A001B" w:tentative="1">
      <w:start w:val="1"/>
      <w:numFmt w:val="lowerRoman"/>
      <w:lvlText w:val="%6."/>
      <w:lvlJc w:val="right"/>
      <w:pPr>
        <w:ind w:left="4110" w:hanging="180"/>
      </w:pPr>
    </w:lvl>
    <w:lvl w:ilvl="6" w:tplc="340A000F" w:tentative="1">
      <w:start w:val="1"/>
      <w:numFmt w:val="decimal"/>
      <w:lvlText w:val="%7."/>
      <w:lvlJc w:val="left"/>
      <w:pPr>
        <w:ind w:left="4830" w:hanging="360"/>
      </w:pPr>
    </w:lvl>
    <w:lvl w:ilvl="7" w:tplc="340A0019" w:tentative="1">
      <w:start w:val="1"/>
      <w:numFmt w:val="lowerLetter"/>
      <w:lvlText w:val="%8."/>
      <w:lvlJc w:val="left"/>
      <w:pPr>
        <w:ind w:left="5550" w:hanging="360"/>
      </w:pPr>
    </w:lvl>
    <w:lvl w:ilvl="8" w:tplc="340A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2">
    <w:nsid w:val="37336EEF"/>
    <w:multiLevelType w:val="multilevel"/>
    <w:tmpl w:val="452CF6F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8515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3CDC76D0"/>
    <w:multiLevelType w:val="hybridMultilevel"/>
    <w:tmpl w:val="87347E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950A42"/>
    <w:multiLevelType w:val="hybridMultilevel"/>
    <w:tmpl w:val="4D54ED0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4A5E38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7930D76"/>
    <w:multiLevelType w:val="hybridMultilevel"/>
    <w:tmpl w:val="D936AE06"/>
    <w:lvl w:ilvl="0" w:tplc="5D5CF3B4">
      <w:numFmt w:val="bullet"/>
      <w:lvlText w:val="•"/>
      <w:lvlJc w:val="left"/>
      <w:pPr>
        <w:ind w:left="1065" w:hanging="705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743BB8"/>
    <w:multiLevelType w:val="hybridMultilevel"/>
    <w:tmpl w:val="966E5D3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764FE9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F5C3123"/>
    <w:multiLevelType w:val="hybridMultilevel"/>
    <w:tmpl w:val="94ECABA6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20">
    <w:nsid w:val="51B560A4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73D096E"/>
    <w:multiLevelType w:val="hybridMultilevel"/>
    <w:tmpl w:val="E9F4B84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B1111D"/>
    <w:multiLevelType w:val="hybridMultilevel"/>
    <w:tmpl w:val="72F48B8E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835308"/>
    <w:multiLevelType w:val="hybridMultilevel"/>
    <w:tmpl w:val="5DE20F82"/>
    <w:lvl w:ilvl="0" w:tplc="340A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4">
    <w:nsid w:val="6BEF0716"/>
    <w:multiLevelType w:val="hybridMultilevel"/>
    <w:tmpl w:val="EAEC06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8660C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82206CE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E90383B"/>
    <w:multiLevelType w:val="hybridMultilevel"/>
    <w:tmpl w:val="75BE9A48"/>
    <w:lvl w:ilvl="0" w:tplc="34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788" w:hanging="360"/>
      </w:pPr>
    </w:lvl>
    <w:lvl w:ilvl="2" w:tplc="340A001B">
      <w:start w:val="1"/>
      <w:numFmt w:val="lowerRoman"/>
      <w:lvlText w:val="%3."/>
      <w:lvlJc w:val="right"/>
      <w:pPr>
        <w:ind w:left="2508" w:hanging="180"/>
      </w:pPr>
    </w:lvl>
    <w:lvl w:ilvl="3" w:tplc="5EF8C6DC">
      <w:start w:val="1"/>
      <w:numFmt w:val="upperRoman"/>
      <w:lvlText w:val="%4."/>
      <w:lvlJc w:val="left"/>
      <w:pPr>
        <w:ind w:left="1571" w:hanging="720"/>
      </w:pPr>
      <w:rPr>
        <w:rFonts w:hint="default"/>
      </w:r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9"/>
  </w:num>
  <w:num w:numId="2">
    <w:abstractNumId w:val="27"/>
  </w:num>
  <w:num w:numId="3">
    <w:abstractNumId w:val="4"/>
  </w:num>
  <w:num w:numId="4">
    <w:abstractNumId w:val="9"/>
  </w:num>
  <w:num w:numId="5">
    <w:abstractNumId w:val="5"/>
  </w:num>
  <w:num w:numId="6">
    <w:abstractNumId w:val="11"/>
  </w:num>
  <w:num w:numId="7">
    <w:abstractNumId w:val="23"/>
  </w:num>
  <w:num w:numId="8">
    <w:abstractNumId w:val="8"/>
  </w:num>
  <w:num w:numId="9">
    <w:abstractNumId w:val="2"/>
  </w:num>
  <w:num w:numId="10">
    <w:abstractNumId w:val="2"/>
    <w:lvlOverride w:ilvl="0">
      <w:startOverride w:val="1"/>
    </w:lvlOverride>
  </w:num>
  <w:num w:numId="11">
    <w:abstractNumId w:val="0"/>
  </w:num>
  <w:num w:numId="12">
    <w:abstractNumId w:val="12"/>
  </w:num>
  <w:num w:numId="13">
    <w:abstractNumId w:val="21"/>
  </w:num>
  <w:num w:numId="14">
    <w:abstractNumId w:val="22"/>
  </w:num>
  <w:num w:numId="15">
    <w:abstractNumId w:val="14"/>
  </w:num>
  <w:num w:numId="16">
    <w:abstractNumId w:val="16"/>
  </w:num>
  <w:num w:numId="17">
    <w:abstractNumId w:val="1"/>
  </w:num>
  <w:num w:numId="18">
    <w:abstractNumId w:val="3"/>
  </w:num>
  <w:num w:numId="19">
    <w:abstractNumId w:val="17"/>
  </w:num>
  <w:num w:numId="20">
    <w:abstractNumId w:val="26"/>
  </w:num>
  <w:num w:numId="21">
    <w:abstractNumId w:val="10"/>
  </w:num>
  <w:num w:numId="22">
    <w:abstractNumId w:val="15"/>
  </w:num>
  <w:num w:numId="23">
    <w:abstractNumId w:val="18"/>
  </w:num>
  <w:num w:numId="24">
    <w:abstractNumId w:val="6"/>
  </w:num>
  <w:num w:numId="25">
    <w:abstractNumId w:val="25"/>
  </w:num>
  <w:num w:numId="26">
    <w:abstractNumId w:val="20"/>
  </w:num>
  <w:num w:numId="27">
    <w:abstractNumId w:val="24"/>
  </w:num>
  <w:num w:numId="28">
    <w:abstractNumId w:val="7"/>
  </w:num>
  <w:num w:numId="29">
    <w:abstractNumId w:val="1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berto Lopez">
    <w15:presenceInfo w15:providerId="None" w15:userId="Alberto Lop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B56"/>
    <w:rsid w:val="000027B4"/>
    <w:rsid w:val="00007E32"/>
    <w:rsid w:val="000226A2"/>
    <w:rsid w:val="00026AC8"/>
    <w:rsid w:val="000366BE"/>
    <w:rsid w:val="00040C18"/>
    <w:rsid w:val="00044586"/>
    <w:rsid w:val="00061048"/>
    <w:rsid w:val="00062160"/>
    <w:rsid w:val="00071B9D"/>
    <w:rsid w:val="000754AB"/>
    <w:rsid w:val="000801B5"/>
    <w:rsid w:val="000857FA"/>
    <w:rsid w:val="00090F78"/>
    <w:rsid w:val="000B1473"/>
    <w:rsid w:val="000B3ECA"/>
    <w:rsid w:val="000C297E"/>
    <w:rsid w:val="000C323B"/>
    <w:rsid w:val="000C611D"/>
    <w:rsid w:val="000C7860"/>
    <w:rsid w:val="000D0B2D"/>
    <w:rsid w:val="000D33BE"/>
    <w:rsid w:val="000D698A"/>
    <w:rsid w:val="000E47B3"/>
    <w:rsid w:val="000F1736"/>
    <w:rsid w:val="000F2676"/>
    <w:rsid w:val="000F7257"/>
    <w:rsid w:val="000F75FE"/>
    <w:rsid w:val="001103C6"/>
    <w:rsid w:val="00113BD4"/>
    <w:rsid w:val="00115BDB"/>
    <w:rsid w:val="00120B48"/>
    <w:rsid w:val="00126E72"/>
    <w:rsid w:val="001314F4"/>
    <w:rsid w:val="00132E4F"/>
    <w:rsid w:val="00143C8A"/>
    <w:rsid w:val="001608DB"/>
    <w:rsid w:val="001635B1"/>
    <w:rsid w:val="0016396D"/>
    <w:rsid w:val="00167F8D"/>
    <w:rsid w:val="00171F71"/>
    <w:rsid w:val="00176CF4"/>
    <w:rsid w:val="001852EF"/>
    <w:rsid w:val="00185508"/>
    <w:rsid w:val="00187B7E"/>
    <w:rsid w:val="00196B0A"/>
    <w:rsid w:val="001A1E88"/>
    <w:rsid w:val="001A4C1F"/>
    <w:rsid w:val="001C13FE"/>
    <w:rsid w:val="001E1B29"/>
    <w:rsid w:val="002012DC"/>
    <w:rsid w:val="00204B86"/>
    <w:rsid w:val="00207C2E"/>
    <w:rsid w:val="00214E4C"/>
    <w:rsid w:val="002239B1"/>
    <w:rsid w:val="0023151A"/>
    <w:rsid w:val="00231E5A"/>
    <w:rsid w:val="00234414"/>
    <w:rsid w:val="00236AD8"/>
    <w:rsid w:val="0024006D"/>
    <w:rsid w:val="002503D2"/>
    <w:rsid w:val="00252597"/>
    <w:rsid w:val="002536A2"/>
    <w:rsid w:val="002632C5"/>
    <w:rsid w:val="0026606C"/>
    <w:rsid w:val="0027072C"/>
    <w:rsid w:val="002761CB"/>
    <w:rsid w:val="00280974"/>
    <w:rsid w:val="002931FA"/>
    <w:rsid w:val="002A3014"/>
    <w:rsid w:val="002A7F85"/>
    <w:rsid w:val="002B5692"/>
    <w:rsid w:val="002C1AC3"/>
    <w:rsid w:val="002C4D05"/>
    <w:rsid w:val="002C5FEC"/>
    <w:rsid w:val="002D02AD"/>
    <w:rsid w:val="002D2D72"/>
    <w:rsid w:val="002D5197"/>
    <w:rsid w:val="002D6791"/>
    <w:rsid w:val="002E2C93"/>
    <w:rsid w:val="002E460F"/>
    <w:rsid w:val="002F444A"/>
    <w:rsid w:val="00300022"/>
    <w:rsid w:val="00320E86"/>
    <w:rsid w:val="00321442"/>
    <w:rsid w:val="003305CD"/>
    <w:rsid w:val="00333984"/>
    <w:rsid w:val="00344016"/>
    <w:rsid w:val="00347610"/>
    <w:rsid w:val="003477AD"/>
    <w:rsid w:val="003632FA"/>
    <w:rsid w:val="00364004"/>
    <w:rsid w:val="00365476"/>
    <w:rsid w:val="00381A70"/>
    <w:rsid w:val="0039279F"/>
    <w:rsid w:val="00392967"/>
    <w:rsid w:val="00394963"/>
    <w:rsid w:val="003A482E"/>
    <w:rsid w:val="003B0E9D"/>
    <w:rsid w:val="003B5F75"/>
    <w:rsid w:val="003C0FB1"/>
    <w:rsid w:val="003D2792"/>
    <w:rsid w:val="003D663B"/>
    <w:rsid w:val="003D715A"/>
    <w:rsid w:val="003E58B4"/>
    <w:rsid w:val="00406A4C"/>
    <w:rsid w:val="00410A3F"/>
    <w:rsid w:val="00422555"/>
    <w:rsid w:val="004475FE"/>
    <w:rsid w:val="00472CAB"/>
    <w:rsid w:val="00481EF6"/>
    <w:rsid w:val="004829A7"/>
    <w:rsid w:val="004841E8"/>
    <w:rsid w:val="004C76F0"/>
    <w:rsid w:val="004D2AE2"/>
    <w:rsid w:val="004E3DAF"/>
    <w:rsid w:val="004E5E70"/>
    <w:rsid w:val="004F1752"/>
    <w:rsid w:val="004F3B83"/>
    <w:rsid w:val="004F70CF"/>
    <w:rsid w:val="00504D4D"/>
    <w:rsid w:val="00510C2F"/>
    <w:rsid w:val="00523D06"/>
    <w:rsid w:val="005307F4"/>
    <w:rsid w:val="005512E3"/>
    <w:rsid w:val="005705BF"/>
    <w:rsid w:val="005733F7"/>
    <w:rsid w:val="00591886"/>
    <w:rsid w:val="005952BC"/>
    <w:rsid w:val="005A1E0F"/>
    <w:rsid w:val="005B634E"/>
    <w:rsid w:val="005C698F"/>
    <w:rsid w:val="005D5E73"/>
    <w:rsid w:val="005E00CC"/>
    <w:rsid w:val="005F3DCF"/>
    <w:rsid w:val="005F5A47"/>
    <w:rsid w:val="005F6442"/>
    <w:rsid w:val="005F73E8"/>
    <w:rsid w:val="00612A74"/>
    <w:rsid w:val="0061573D"/>
    <w:rsid w:val="006307C9"/>
    <w:rsid w:val="00650560"/>
    <w:rsid w:val="00651DCF"/>
    <w:rsid w:val="00657668"/>
    <w:rsid w:val="00665115"/>
    <w:rsid w:val="00666E5F"/>
    <w:rsid w:val="006701F8"/>
    <w:rsid w:val="00684B27"/>
    <w:rsid w:val="00686578"/>
    <w:rsid w:val="00697525"/>
    <w:rsid w:val="006A52C4"/>
    <w:rsid w:val="006A6BC5"/>
    <w:rsid w:val="006B1384"/>
    <w:rsid w:val="006B6D93"/>
    <w:rsid w:val="006D1C20"/>
    <w:rsid w:val="006E10CC"/>
    <w:rsid w:val="006E14D5"/>
    <w:rsid w:val="006F0538"/>
    <w:rsid w:val="007013BA"/>
    <w:rsid w:val="00706FF4"/>
    <w:rsid w:val="00713BCB"/>
    <w:rsid w:val="00715DA7"/>
    <w:rsid w:val="00717F01"/>
    <w:rsid w:val="0072181C"/>
    <w:rsid w:val="00745F3B"/>
    <w:rsid w:val="00746541"/>
    <w:rsid w:val="00750B27"/>
    <w:rsid w:val="007565CA"/>
    <w:rsid w:val="007629B1"/>
    <w:rsid w:val="007751A8"/>
    <w:rsid w:val="007855A6"/>
    <w:rsid w:val="00787976"/>
    <w:rsid w:val="00795920"/>
    <w:rsid w:val="007B04E9"/>
    <w:rsid w:val="007B3829"/>
    <w:rsid w:val="007C7BE0"/>
    <w:rsid w:val="007D1FBB"/>
    <w:rsid w:val="007D2D24"/>
    <w:rsid w:val="007D5961"/>
    <w:rsid w:val="007E2F6B"/>
    <w:rsid w:val="007E34CC"/>
    <w:rsid w:val="007E431E"/>
    <w:rsid w:val="007F138D"/>
    <w:rsid w:val="007F4814"/>
    <w:rsid w:val="00802346"/>
    <w:rsid w:val="00802597"/>
    <w:rsid w:val="008220DC"/>
    <w:rsid w:val="00832726"/>
    <w:rsid w:val="00840764"/>
    <w:rsid w:val="00842888"/>
    <w:rsid w:val="008432F4"/>
    <w:rsid w:val="00850BA7"/>
    <w:rsid w:val="0085214A"/>
    <w:rsid w:val="00854B82"/>
    <w:rsid w:val="00877E5E"/>
    <w:rsid w:val="00881353"/>
    <w:rsid w:val="00881EAA"/>
    <w:rsid w:val="00886545"/>
    <w:rsid w:val="00894614"/>
    <w:rsid w:val="00896495"/>
    <w:rsid w:val="0089779F"/>
    <w:rsid w:val="008A134A"/>
    <w:rsid w:val="008A2F86"/>
    <w:rsid w:val="008A719A"/>
    <w:rsid w:val="008B0EB5"/>
    <w:rsid w:val="008B7268"/>
    <w:rsid w:val="008B7793"/>
    <w:rsid w:val="008F167E"/>
    <w:rsid w:val="008F39C7"/>
    <w:rsid w:val="00904835"/>
    <w:rsid w:val="00912FD3"/>
    <w:rsid w:val="00916A28"/>
    <w:rsid w:val="00927063"/>
    <w:rsid w:val="00942842"/>
    <w:rsid w:val="0096047E"/>
    <w:rsid w:val="009645AE"/>
    <w:rsid w:val="00966E9D"/>
    <w:rsid w:val="009A31A3"/>
    <w:rsid w:val="009C5862"/>
    <w:rsid w:val="009C5C05"/>
    <w:rsid w:val="009D02CA"/>
    <w:rsid w:val="009D2642"/>
    <w:rsid w:val="009D790B"/>
    <w:rsid w:val="009E1F79"/>
    <w:rsid w:val="009F2B1A"/>
    <w:rsid w:val="00A03BC7"/>
    <w:rsid w:val="00A22DAF"/>
    <w:rsid w:val="00A24960"/>
    <w:rsid w:val="00A25E0B"/>
    <w:rsid w:val="00A271B7"/>
    <w:rsid w:val="00A44BC3"/>
    <w:rsid w:val="00A45650"/>
    <w:rsid w:val="00A53013"/>
    <w:rsid w:val="00A56691"/>
    <w:rsid w:val="00A65B8A"/>
    <w:rsid w:val="00A666EE"/>
    <w:rsid w:val="00A70008"/>
    <w:rsid w:val="00A76AC4"/>
    <w:rsid w:val="00A90B56"/>
    <w:rsid w:val="00A962A0"/>
    <w:rsid w:val="00AA52F6"/>
    <w:rsid w:val="00AA5A5D"/>
    <w:rsid w:val="00AA66C8"/>
    <w:rsid w:val="00AB7A10"/>
    <w:rsid w:val="00AD45E3"/>
    <w:rsid w:val="00AD5BD1"/>
    <w:rsid w:val="00AE4A1D"/>
    <w:rsid w:val="00AE6034"/>
    <w:rsid w:val="00B07600"/>
    <w:rsid w:val="00B13988"/>
    <w:rsid w:val="00B21845"/>
    <w:rsid w:val="00B22865"/>
    <w:rsid w:val="00B22915"/>
    <w:rsid w:val="00B301F6"/>
    <w:rsid w:val="00B32EE3"/>
    <w:rsid w:val="00B35943"/>
    <w:rsid w:val="00B36327"/>
    <w:rsid w:val="00B37239"/>
    <w:rsid w:val="00B669E2"/>
    <w:rsid w:val="00B82A52"/>
    <w:rsid w:val="00B83AB7"/>
    <w:rsid w:val="00BB64AF"/>
    <w:rsid w:val="00BD0268"/>
    <w:rsid w:val="00BD57DC"/>
    <w:rsid w:val="00BE4091"/>
    <w:rsid w:val="00BE4B3E"/>
    <w:rsid w:val="00BF5689"/>
    <w:rsid w:val="00C04004"/>
    <w:rsid w:val="00C07F86"/>
    <w:rsid w:val="00C120BA"/>
    <w:rsid w:val="00C2373E"/>
    <w:rsid w:val="00C279A9"/>
    <w:rsid w:val="00C30023"/>
    <w:rsid w:val="00C359A9"/>
    <w:rsid w:val="00C5448E"/>
    <w:rsid w:val="00C5753D"/>
    <w:rsid w:val="00C61390"/>
    <w:rsid w:val="00C64B53"/>
    <w:rsid w:val="00C66ED8"/>
    <w:rsid w:val="00C7331C"/>
    <w:rsid w:val="00C80DD4"/>
    <w:rsid w:val="00C8218C"/>
    <w:rsid w:val="00C87221"/>
    <w:rsid w:val="00C87A9E"/>
    <w:rsid w:val="00C9002A"/>
    <w:rsid w:val="00C944F4"/>
    <w:rsid w:val="00CA1485"/>
    <w:rsid w:val="00CB2CC3"/>
    <w:rsid w:val="00CB6ABB"/>
    <w:rsid w:val="00CD30FE"/>
    <w:rsid w:val="00CD39C8"/>
    <w:rsid w:val="00CE2FCC"/>
    <w:rsid w:val="00CF5D83"/>
    <w:rsid w:val="00D0471E"/>
    <w:rsid w:val="00D049C6"/>
    <w:rsid w:val="00D102ED"/>
    <w:rsid w:val="00D2680C"/>
    <w:rsid w:val="00D32862"/>
    <w:rsid w:val="00D3307B"/>
    <w:rsid w:val="00D40DF0"/>
    <w:rsid w:val="00D4116B"/>
    <w:rsid w:val="00D6389D"/>
    <w:rsid w:val="00D70E66"/>
    <w:rsid w:val="00D87A21"/>
    <w:rsid w:val="00D902BD"/>
    <w:rsid w:val="00D91AAA"/>
    <w:rsid w:val="00D92616"/>
    <w:rsid w:val="00D9364A"/>
    <w:rsid w:val="00DB4C41"/>
    <w:rsid w:val="00DB56E2"/>
    <w:rsid w:val="00DB5DB4"/>
    <w:rsid w:val="00DB5F5F"/>
    <w:rsid w:val="00DB7A8C"/>
    <w:rsid w:val="00DC3F88"/>
    <w:rsid w:val="00DD2AE2"/>
    <w:rsid w:val="00DD616C"/>
    <w:rsid w:val="00DE4F05"/>
    <w:rsid w:val="00DF0755"/>
    <w:rsid w:val="00DF5F89"/>
    <w:rsid w:val="00E13267"/>
    <w:rsid w:val="00E15EC0"/>
    <w:rsid w:val="00E445BF"/>
    <w:rsid w:val="00E45C00"/>
    <w:rsid w:val="00E46CAE"/>
    <w:rsid w:val="00E55D62"/>
    <w:rsid w:val="00E64BDE"/>
    <w:rsid w:val="00E675AE"/>
    <w:rsid w:val="00E71E1E"/>
    <w:rsid w:val="00E934DB"/>
    <w:rsid w:val="00EA0A6C"/>
    <w:rsid w:val="00EA7906"/>
    <w:rsid w:val="00EB01E4"/>
    <w:rsid w:val="00EB081C"/>
    <w:rsid w:val="00EC644D"/>
    <w:rsid w:val="00EC6689"/>
    <w:rsid w:val="00EC6AFA"/>
    <w:rsid w:val="00EC7514"/>
    <w:rsid w:val="00ED28B1"/>
    <w:rsid w:val="00EE5880"/>
    <w:rsid w:val="00EF4C1B"/>
    <w:rsid w:val="00EF62A8"/>
    <w:rsid w:val="00F00BC7"/>
    <w:rsid w:val="00F117E7"/>
    <w:rsid w:val="00F32FD6"/>
    <w:rsid w:val="00F33066"/>
    <w:rsid w:val="00F4770A"/>
    <w:rsid w:val="00F74AB7"/>
    <w:rsid w:val="00F763D5"/>
    <w:rsid w:val="00F776A0"/>
    <w:rsid w:val="00F90A7A"/>
    <w:rsid w:val="00F92BC9"/>
    <w:rsid w:val="00F95373"/>
    <w:rsid w:val="00FA4ED0"/>
    <w:rsid w:val="00FB1E1C"/>
    <w:rsid w:val="00FB55DF"/>
    <w:rsid w:val="00FB7EE9"/>
    <w:rsid w:val="00FC2453"/>
    <w:rsid w:val="00FD233A"/>
    <w:rsid w:val="00FD24C2"/>
    <w:rsid w:val="00FD3DF5"/>
    <w:rsid w:val="00FD636C"/>
    <w:rsid w:val="00FE13BC"/>
    <w:rsid w:val="00FF0288"/>
    <w:rsid w:val="00FF1030"/>
    <w:rsid w:val="00FF3A1B"/>
    <w:rsid w:val="00F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CD2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7F85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7F85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103C6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297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297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297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297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297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297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7F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A7F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103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29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297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297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297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297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297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A90B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0B56"/>
  </w:style>
  <w:style w:type="paragraph" w:styleId="Piedepgina">
    <w:name w:val="footer"/>
    <w:basedOn w:val="Normal"/>
    <w:link w:val="PiedepginaCar"/>
    <w:uiPriority w:val="99"/>
    <w:unhideWhenUsed/>
    <w:rsid w:val="00A90B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0B56"/>
  </w:style>
  <w:style w:type="paragraph" w:styleId="Textodeglobo">
    <w:name w:val="Balloon Text"/>
    <w:basedOn w:val="Normal"/>
    <w:link w:val="TextodegloboCar"/>
    <w:uiPriority w:val="99"/>
    <w:semiHidden/>
    <w:unhideWhenUsed/>
    <w:rsid w:val="00A90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0B5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94963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0D33BE"/>
    <w:pPr>
      <w:outlineLvl w:val="9"/>
    </w:pPr>
    <w:rPr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0D33BE"/>
    <w:pPr>
      <w:spacing w:after="100"/>
    </w:pPr>
    <w:rPr>
      <w:lang w:val="es-CL"/>
    </w:rPr>
  </w:style>
  <w:style w:type="table" w:styleId="Tablaconcuadrcula">
    <w:name w:val="Table Grid"/>
    <w:basedOn w:val="Tablanormal"/>
    <w:uiPriority w:val="59"/>
    <w:rsid w:val="00EF6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5">
    <w:name w:val="Light Grid Accent 5"/>
    <w:basedOn w:val="Tablanormal"/>
    <w:uiPriority w:val="62"/>
    <w:rsid w:val="00EF62A8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8F167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167E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D902BD"/>
    <w:pPr>
      <w:ind w:left="720"/>
      <w:contextualSpacing/>
    </w:pPr>
  </w:style>
  <w:style w:type="paragraph" w:styleId="Sinespaciado">
    <w:name w:val="No Spacing"/>
    <w:link w:val="SinespaciadoCar"/>
    <w:qFormat/>
    <w:rsid w:val="000B3ECA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inespaciadoCar">
    <w:name w:val="Sin espaciado Car"/>
    <w:link w:val="Sinespaciado"/>
    <w:rsid w:val="000B3ECA"/>
    <w:rPr>
      <w:rFonts w:ascii="Calibri" w:eastAsia="Times New Roman" w:hAnsi="Calibri" w:cs="Times New Roman"/>
    </w:rPr>
  </w:style>
  <w:style w:type="table" w:styleId="Cuadrculaclara-nfasis1">
    <w:name w:val="Light Grid Accent 1"/>
    <w:basedOn w:val="Tablanormal"/>
    <w:uiPriority w:val="62"/>
    <w:rsid w:val="00DB5DB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B5D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B5DB4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B5DB4"/>
    <w:rPr>
      <w:b/>
      <w:bCs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B5DB4"/>
    <w:rPr>
      <w:b/>
      <w:bCs/>
    </w:rPr>
  </w:style>
  <w:style w:type="table" w:styleId="Sombreadoclaro-nfasis1">
    <w:name w:val="Light Shading Accent 1"/>
    <w:basedOn w:val="Tablanormal"/>
    <w:uiPriority w:val="60"/>
    <w:rsid w:val="0023151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C07F86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7F85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7F85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103C6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297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297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297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297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297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297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7F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A7F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103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29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297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297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297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297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297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A90B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0B56"/>
  </w:style>
  <w:style w:type="paragraph" w:styleId="Piedepgina">
    <w:name w:val="footer"/>
    <w:basedOn w:val="Normal"/>
    <w:link w:val="PiedepginaCar"/>
    <w:uiPriority w:val="99"/>
    <w:unhideWhenUsed/>
    <w:rsid w:val="00A90B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0B56"/>
  </w:style>
  <w:style w:type="paragraph" w:styleId="Textodeglobo">
    <w:name w:val="Balloon Text"/>
    <w:basedOn w:val="Normal"/>
    <w:link w:val="TextodegloboCar"/>
    <w:uiPriority w:val="99"/>
    <w:semiHidden/>
    <w:unhideWhenUsed/>
    <w:rsid w:val="00A90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0B5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94963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0D33BE"/>
    <w:pPr>
      <w:outlineLvl w:val="9"/>
    </w:pPr>
    <w:rPr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0D33BE"/>
    <w:pPr>
      <w:spacing w:after="100"/>
    </w:pPr>
    <w:rPr>
      <w:lang w:val="es-CL"/>
    </w:rPr>
  </w:style>
  <w:style w:type="table" w:styleId="Tablaconcuadrcula">
    <w:name w:val="Table Grid"/>
    <w:basedOn w:val="Tablanormal"/>
    <w:uiPriority w:val="59"/>
    <w:rsid w:val="00EF6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5">
    <w:name w:val="Light Grid Accent 5"/>
    <w:basedOn w:val="Tablanormal"/>
    <w:uiPriority w:val="62"/>
    <w:rsid w:val="00EF62A8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8F167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167E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D902BD"/>
    <w:pPr>
      <w:ind w:left="720"/>
      <w:contextualSpacing/>
    </w:pPr>
  </w:style>
  <w:style w:type="paragraph" w:styleId="Sinespaciado">
    <w:name w:val="No Spacing"/>
    <w:link w:val="SinespaciadoCar"/>
    <w:qFormat/>
    <w:rsid w:val="000B3ECA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inespaciadoCar">
    <w:name w:val="Sin espaciado Car"/>
    <w:link w:val="Sinespaciado"/>
    <w:rsid w:val="000B3ECA"/>
    <w:rPr>
      <w:rFonts w:ascii="Calibri" w:eastAsia="Times New Roman" w:hAnsi="Calibri" w:cs="Times New Roman"/>
    </w:rPr>
  </w:style>
  <w:style w:type="table" w:styleId="Cuadrculaclara-nfasis1">
    <w:name w:val="Light Grid Accent 1"/>
    <w:basedOn w:val="Tablanormal"/>
    <w:uiPriority w:val="62"/>
    <w:rsid w:val="00DB5DB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B5D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B5DB4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B5DB4"/>
    <w:rPr>
      <w:b/>
      <w:bCs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B5DB4"/>
    <w:rPr>
      <w:b/>
      <w:bCs/>
    </w:rPr>
  </w:style>
  <w:style w:type="table" w:styleId="Sombreadoclaro-nfasis1">
    <w:name w:val="Light Shading Accent 1"/>
    <w:basedOn w:val="Tablanormal"/>
    <w:uiPriority w:val="60"/>
    <w:rsid w:val="0023151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C07F86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98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emf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footer" Target="footer2.xml"/><Relationship Id="rId30" Type="http://schemas.microsoft.com/office/2011/relationships/commentsExtended" Target="commentsExtended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eg"/><Relationship Id="rId2" Type="http://schemas.openxmlformats.org/officeDocument/2006/relationships/hyperlink" Target="mailto:saydex@saydex.cl" TargetMode="External"/><Relationship Id="rId1" Type="http://schemas.openxmlformats.org/officeDocument/2006/relationships/hyperlink" Target="mailto:saydex@saydex.c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D2ABFC-8D9A-4420-A718-FF8641501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2038</Words>
  <Characters>11212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Carolina Gutierrez</dc:creator>
  <cp:lastModifiedBy>Windows User</cp:lastModifiedBy>
  <cp:revision>2</cp:revision>
  <cp:lastPrinted>2012-09-20T18:07:00Z</cp:lastPrinted>
  <dcterms:created xsi:type="dcterms:W3CDTF">2015-09-29T18:19:00Z</dcterms:created>
  <dcterms:modified xsi:type="dcterms:W3CDTF">2015-09-29T18:19:00Z</dcterms:modified>
</cp:coreProperties>
</file>